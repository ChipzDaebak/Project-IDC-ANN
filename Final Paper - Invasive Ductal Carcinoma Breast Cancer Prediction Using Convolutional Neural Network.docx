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2549" w14:textId="0330DE9F" w:rsidR="009303D9" w:rsidRPr="008B6524" w:rsidRDefault="008A17AF" w:rsidP="008B0E04">
      <w:pPr>
        <w:pStyle w:val="papertitle"/>
        <w:rPr>
          <w:kern w:val="48"/>
        </w:rPr>
      </w:pPr>
      <w:r w:rsidRPr="008A17AF">
        <w:rPr>
          <w:kern w:val="48"/>
        </w:rPr>
        <w:t>Invasive Ductal Carcinoma</w:t>
      </w:r>
      <w:r>
        <w:rPr>
          <w:kern w:val="48"/>
        </w:rPr>
        <w:t xml:space="preserve"> </w:t>
      </w:r>
      <w:r w:rsidR="00FB3248" w:rsidRPr="00FB3248">
        <w:rPr>
          <w:kern w:val="48"/>
        </w:rPr>
        <w:t>Breast Cancer Prediction Using Convolutional Neural Network</w:t>
      </w:r>
    </w:p>
    <w:p w14:paraId="41FA6B76" w14:textId="77777777" w:rsidR="00D7522C" w:rsidRDefault="00D7522C" w:rsidP="008B0E04">
      <w:pPr>
        <w:pStyle w:val="Author"/>
        <w:spacing w:before="0" w:after="120"/>
        <w:rPr>
          <w:sz w:val="16"/>
          <w:szCs w:val="16"/>
        </w:rPr>
      </w:pPr>
    </w:p>
    <w:p w14:paraId="3EF95C51" w14:textId="77777777" w:rsidR="00D7522C" w:rsidRPr="00CA4392" w:rsidRDefault="00D7522C" w:rsidP="008B0E04">
      <w:pPr>
        <w:pStyle w:val="Author"/>
        <w:spacing w:before="0" w:after="120"/>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0DB1E8F8" w14:textId="77777777" w:rsidR="00AF6E7C" w:rsidRDefault="00FB3248" w:rsidP="008B0E04">
      <w:pPr>
        <w:pStyle w:val="Author"/>
        <w:spacing w:before="0" w:after="120"/>
        <w:rPr>
          <w:i/>
          <w:iCs/>
          <w:sz w:val="18"/>
          <w:szCs w:val="18"/>
        </w:rPr>
      </w:pPr>
      <w:r>
        <w:rPr>
          <w:sz w:val="18"/>
          <w:szCs w:val="18"/>
        </w:rPr>
        <w:t>Vincent Ciptadi</w:t>
      </w:r>
      <w:r w:rsidR="001A3B3D" w:rsidRPr="00F847A6">
        <w:rPr>
          <w:sz w:val="18"/>
          <w:szCs w:val="18"/>
        </w:rPr>
        <w:t xml:space="preserve"> </w:t>
      </w:r>
      <w:r w:rsidR="001A3B3D" w:rsidRPr="00F847A6">
        <w:rPr>
          <w:sz w:val="18"/>
          <w:szCs w:val="18"/>
        </w:rPr>
        <w:br/>
      </w:r>
      <w:r>
        <w:rPr>
          <w:i/>
          <w:sz w:val="18"/>
          <w:szCs w:val="18"/>
        </w:rPr>
        <w:t>Department of Computer Science</w:t>
      </w:r>
      <w:r w:rsidR="00D72D06" w:rsidRPr="00F847A6">
        <w:rPr>
          <w:sz w:val="18"/>
          <w:szCs w:val="18"/>
        </w:rPr>
        <w:br/>
      </w:r>
      <w:r w:rsidR="00AF6E7C">
        <w:rPr>
          <w:i/>
          <w:iCs/>
          <w:sz w:val="18"/>
          <w:szCs w:val="18"/>
        </w:rPr>
        <w:t>School of Computer Science</w:t>
      </w:r>
    </w:p>
    <w:p w14:paraId="0AC51969" w14:textId="42B2F37F" w:rsidR="00AF6E7C" w:rsidRDefault="00AF6E7C" w:rsidP="008B0E04">
      <w:pPr>
        <w:pStyle w:val="Author"/>
        <w:spacing w:before="0" w:after="120"/>
        <w:rPr>
          <w:i/>
          <w:iCs/>
          <w:sz w:val="18"/>
          <w:szCs w:val="18"/>
        </w:rPr>
      </w:pPr>
      <w:r>
        <w:rPr>
          <w:i/>
          <w:sz w:val="18"/>
          <w:szCs w:val="18"/>
        </w:rPr>
        <w:t>Bina Nusantara University</w:t>
      </w:r>
      <w:r w:rsidR="001A3B3D" w:rsidRPr="00F847A6">
        <w:rPr>
          <w:i/>
          <w:sz w:val="18"/>
          <w:szCs w:val="18"/>
        </w:rPr>
        <w:br/>
      </w:r>
      <w:r>
        <w:rPr>
          <w:sz w:val="18"/>
          <w:szCs w:val="18"/>
        </w:rPr>
        <w:t>West Jakarta, Indonesia</w:t>
      </w:r>
      <w:r w:rsidR="001A3B3D" w:rsidRPr="00F847A6">
        <w:rPr>
          <w:sz w:val="18"/>
          <w:szCs w:val="18"/>
        </w:rPr>
        <w:br/>
      </w:r>
      <w:r>
        <w:rPr>
          <w:sz w:val="18"/>
          <w:szCs w:val="18"/>
        </w:rPr>
        <w:t>vincent.ciptadi@binus.ac.id</w:t>
      </w:r>
      <w:r w:rsidR="00BD670B">
        <w:rPr>
          <w:sz w:val="18"/>
          <w:szCs w:val="18"/>
        </w:rPr>
        <w:br w:type="column"/>
      </w:r>
      <w:r w:rsidR="00FB3248">
        <w:rPr>
          <w:sz w:val="18"/>
          <w:szCs w:val="18"/>
        </w:rPr>
        <w:t>Gabrielle Angelica Ivandi</w:t>
      </w:r>
      <w:r w:rsidR="001A3B3D" w:rsidRPr="00F847A6">
        <w:rPr>
          <w:sz w:val="18"/>
          <w:szCs w:val="18"/>
        </w:rPr>
        <w:br/>
      </w:r>
      <w:r>
        <w:rPr>
          <w:i/>
          <w:sz w:val="18"/>
          <w:szCs w:val="18"/>
        </w:rPr>
        <w:t>Department of Computer Science</w:t>
      </w:r>
      <w:r w:rsidRPr="00F847A6">
        <w:rPr>
          <w:sz w:val="18"/>
          <w:szCs w:val="18"/>
        </w:rPr>
        <w:br/>
      </w:r>
      <w:r>
        <w:rPr>
          <w:i/>
          <w:iCs/>
          <w:sz w:val="18"/>
          <w:szCs w:val="18"/>
        </w:rPr>
        <w:t>School of Computer Science</w:t>
      </w:r>
    </w:p>
    <w:p w14:paraId="1D5B8756" w14:textId="6473C3D3" w:rsidR="00AF6E7C" w:rsidRDefault="00AF6E7C" w:rsidP="008B0E04">
      <w:pPr>
        <w:pStyle w:val="Author"/>
        <w:spacing w:before="0" w:after="120"/>
        <w:rPr>
          <w:i/>
          <w:iCs/>
          <w:sz w:val="18"/>
          <w:szCs w:val="18"/>
        </w:rPr>
      </w:pPr>
      <w:r>
        <w:rPr>
          <w:i/>
          <w:sz w:val="18"/>
          <w:szCs w:val="18"/>
        </w:rPr>
        <w:t>Bina Nusantara University</w:t>
      </w:r>
      <w:r w:rsidR="001A3B3D" w:rsidRPr="00F847A6">
        <w:rPr>
          <w:i/>
          <w:sz w:val="18"/>
          <w:szCs w:val="18"/>
        </w:rPr>
        <w:br/>
      </w:r>
      <w:r>
        <w:rPr>
          <w:sz w:val="18"/>
          <w:szCs w:val="18"/>
        </w:rPr>
        <w:t>Central Jakarta, Indonesia</w:t>
      </w:r>
      <w:r w:rsidR="001A3B3D" w:rsidRPr="00F847A6">
        <w:rPr>
          <w:sz w:val="18"/>
          <w:szCs w:val="18"/>
        </w:rPr>
        <w:br/>
      </w:r>
      <w:r w:rsidRPr="00AF6E7C">
        <w:rPr>
          <w:sz w:val="18"/>
          <w:szCs w:val="18"/>
        </w:rPr>
        <w:t xml:space="preserve">gabrielle.ivandi@binus.ac.id </w:t>
      </w:r>
      <w:r w:rsidR="00BD670B">
        <w:rPr>
          <w:sz w:val="18"/>
          <w:szCs w:val="18"/>
        </w:rPr>
        <w:br w:type="column"/>
      </w:r>
      <w:r w:rsidR="00FB3248">
        <w:rPr>
          <w:sz w:val="18"/>
          <w:szCs w:val="18"/>
        </w:rPr>
        <w:t>Angelia</w:t>
      </w:r>
      <w:r w:rsidR="001A3B3D" w:rsidRPr="00F847A6">
        <w:rPr>
          <w:sz w:val="18"/>
          <w:szCs w:val="18"/>
        </w:rPr>
        <w:br/>
      </w:r>
      <w:r>
        <w:rPr>
          <w:i/>
          <w:sz w:val="18"/>
          <w:szCs w:val="18"/>
        </w:rPr>
        <w:t>Department of Computer Science</w:t>
      </w:r>
      <w:r w:rsidRPr="00F847A6">
        <w:rPr>
          <w:sz w:val="18"/>
          <w:szCs w:val="18"/>
        </w:rPr>
        <w:br/>
      </w:r>
      <w:r>
        <w:rPr>
          <w:i/>
          <w:iCs/>
          <w:sz w:val="18"/>
          <w:szCs w:val="18"/>
        </w:rPr>
        <w:t>School of Computer Science</w:t>
      </w:r>
    </w:p>
    <w:p w14:paraId="6AF10B63" w14:textId="5B63A384" w:rsidR="001A3B3D" w:rsidRPr="00F847A6" w:rsidRDefault="00AF6E7C" w:rsidP="008B0E04">
      <w:pPr>
        <w:pStyle w:val="Author"/>
        <w:spacing w:before="0" w:after="120"/>
        <w:rPr>
          <w:sz w:val="18"/>
          <w:szCs w:val="18"/>
        </w:rPr>
      </w:pPr>
      <w:r>
        <w:rPr>
          <w:i/>
          <w:sz w:val="18"/>
          <w:szCs w:val="18"/>
        </w:rPr>
        <w:t>Bina Nusantara University</w:t>
      </w:r>
      <w:r w:rsidR="001A3B3D" w:rsidRPr="00F847A6">
        <w:rPr>
          <w:i/>
          <w:sz w:val="18"/>
          <w:szCs w:val="18"/>
        </w:rPr>
        <w:br/>
      </w:r>
      <w:r>
        <w:rPr>
          <w:sz w:val="18"/>
          <w:szCs w:val="18"/>
        </w:rPr>
        <w:t>West Jakarta, Indonesia</w:t>
      </w:r>
      <w:r w:rsidR="001A3B3D" w:rsidRPr="00F847A6">
        <w:rPr>
          <w:sz w:val="18"/>
          <w:szCs w:val="18"/>
        </w:rPr>
        <w:br/>
      </w:r>
      <w:r>
        <w:rPr>
          <w:sz w:val="18"/>
          <w:szCs w:val="18"/>
        </w:rPr>
        <w:t>angelia007@binus.ac.id</w:t>
      </w:r>
    </w:p>
    <w:p w14:paraId="35FE93AF" w14:textId="77777777" w:rsidR="009F1D79" w:rsidRDefault="009F1D79" w:rsidP="008B0E04">
      <w:pPr>
        <w:spacing w:after="120"/>
        <w:sectPr w:rsidR="009F1D79" w:rsidSect="003B4E04">
          <w:type w:val="continuous"/>
          <w:pgSz w:w="11906" w:h="16838" w:code="9"/>
          <w:pgMar w:top="450" w:right="893" w:bottom="1440" w:left="893" w:header="720" w:footer="720" w:gutter="0"/>
          <w:cols w:num="3" w:space="720"/>
          <w:docGrid w:linePitch="360"/>
        </w:sectPr>
      </w:pPr>
    </w:p>
    <w:p w14:paraId="027471A7" w14:textId="77777777" w:rsidR="009303D9" w:rsidRPr="005B520E" w:rsidRDefault="00BD670B" w:rsidP="008B0E04">
      <w:pPr>
        <w:spacing w:after="120"/>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838B550" w14:textId="098E0007" w:rsidR="004D72B5" w:rsidRDefault="009303D9" w:rsidP="008B0E04">
      <w:pPr>
        <w:pStyle w:val="Abstract"/>
        <w:spacing w:after="120"/>
        <w:rPr>
          <w:i/>
          <w:iCs/>
        </w:rPr>
      </w:pPr>
      <w:r w:rsidRPr="5EFFE447">
        <w:rPr>
          <w:i/>
          <w:iCs/>
        </w:rPr>
        <w:t>Abstract</w:t>
      </w:r>
      <w:r>
        <w:t>—</w:t>
      </w:r>
      <w:r w:rsidR="00AF6E7C">
        <w:t xml:space="preserve"> </w:t>
      </w:r>
      <w:r w:rsidR="2B3C8082">
        <w:t xml:space="preserve">Breast cancer is the second most severe cancer of all known cancers. If it is not detected quickly, the risk of death from breast cancer can increase exponentially, especially because of the very rapid population growth. Computer-aided diagnosis systems showed potential for improving </w:t>
      </w:r>
      <w:del w:id="0" w:author="GABRIELLE ANGELICA IVANDI" w:date="2021-05-23T13:07:00Z">
        <w:r w:rsidR="2B3C8082" w:rsidDel="000C5E93">
          <w:delText xml:space="preserve">the </w:delText>
        </w:r>
      </w:del>
      <w:r w:rsidR="2B3C8082">
        <w:t>diagnostic accuracy. In this study, we use a convolutional neural network method for breast cancer image classification.</w:t>
      </w:r>
    </w:p>
    <w:p w14:paraId="429086E5" w14:textId="046DE522" w:rsidR="009303D9" w:rsidRPr="004D72B5" w:rsidRDefault="004D72B5" w:rsidP="008B0E04">
      <w:pPr>
        <w:pStyle w:val="Keywords"/>
      </w:pPr>
      <w:r w:rsidRPr="004D72B5">
        <w:t>Keywords—</w:t>
      </w:r>
      <w:r w:rsidR="005419DD" w:rsidRPr="005419DD">
        <w:t xml:space="preserve"> </w:t>
      </w:r>
      <w:r w:rsidR="005419DD">
        <w:t xml:space="preserve">cancer, </w:t>
      </w:r>
      <w:r w:rsidR="005419DD" w:rsidRPr="00AF6E7C">
        <w:t xml:space="preserve">breast cancer prediction, artificial neural network, convolutional neural network, </w:t>
      </w:r>
      <w:r w:rsidR="005419DD">
        <w:t>deep learning.</w:t>
      </w:r>
    </w:p>
    <w:p w14:paraId="06FC0D51" w14:textId="77777777" w:rsidR="00E87308" w:rsidRPr="004D72B5" w:rsidRDefault="00E87308" w:rsidP="005419DD">
      <w:pPr>
        <w:pStyle w:val="Keywords"/>
      </w:pPr>
    </w:p>
    <w:p w14:paraId="3D93DEF3" w14:textId="78BBE002" w:rsidR="009303D9" w:rsidRPr="00D632BE" w:rsidRDefault="009303D9" w:rsidP="008B0E04">
      <w:pPr>
        <w:pStyle w:val="Heading1"/>
        <w:spacing w:before="0" w:after="120"/>
      </w:pPr>
      <w:r>
        <w:t>Introduction</w:t>
      </w:r>
    </w:p>
    <w:p w14:paraId="43D36CFC" w14:textId="65B7A141" w:rsidR="1D1A8A2E" w:rsidRDefault="1D1A8A2E" w:rsidP="008B0E04">
      <w:pPr>
        <w:pStyle w:val="BodyText"/>
        <w:spacing w:line="240" w:lineRule="auto"/>
      </w:pPr>
      <w:r>
        <w:t xml:space="preserve">Breast cancer disease is a malignant growth in breast fleshy tissue. Invasive ductal carcinoma (IDC) is the most common phenotypic subtype of all Breast cancers. Breast malignancy can be identified by an abnormality in breasts, an adjustment fit as a fiddle, dimples on the skin, areola-producing liquid, changes in the areola in the recent past, or a red or covered fix on the skin. Among dangerous causes of breast cancer progression in females are obesity, lack of physical exercise, etc. [1]. Results of breast cancer growth are contingent on malignancy type, degree of sickness, and individual age [2]. </w:t>
      </w:r>
    </w:p>
    <w:p w14:paraId="06E79848" w14:textId="10715A48" w:rsidR="1D1A8A2E" w:rsidRDefault="1D1A8A2E" w:rsidP="008B0E04">
      <w:pPr>
        <w:pStyle w:val="BodyText"/>
        <w:spacing w:line="240" w:lineRule="auto"/>
      </w:pPr>
      <w:r>
        <w:t xml:space="preserve">Breast cancer is one of the most hazardous types of cancer among women in the world. The world health organization’s International Agency for Research on Cancer (IARC) estimates that more than 400,000 women expire each year with breast cancer [3]. In 2019, approximately 268,600 new cases of invasive breast cancer and 48,100 cases of DCIS will be diagnosed among US women, and 41,760 women will die from this disease [4]. The growth of breast cancer in Indonesia accounts for 30.5% of all cancers diagnosed and 21.5% of cancer-related deaths among females [5].  </w:t>
      </w:r>
    </w:p>
    <w:p w14:paraId="31E37042" w14:textId="3B9AEA6E" w:rsidR="1D1A8A2E" w:rsidRDefault="1D1A8A2E" w:rsidP="008B0E04">
      <w:pPr>
        <w:pStyle w:val="BodyText"/>
        <w:spacing w:line="240" w:lineRule="auto"/>
      </w:pPr>
      <w:r>
        <w:t xml:space="preserve">Mammography is the gold standard for breast cancer screening as it is the most cost-effective imaging modality; However, one of the most reliable breast cancer detection methods is the examination of histopathological images under a microscope by an expert pathologist. Histopathological images are obtained by examining the biopsy or resection of the specimen under light microscopy of glass slides in the pathology laboratory [6]. With the advent of digital image scanners, the identification of images has become more effective, and it is possible to diagnose with a digital workflow instead of traditional diagnostic techniques. </w:t>
      </w:r>
    </w:p>
    <w:p w14:paraId="0579E046" w14:textId="62817EE7" w:rsidR="1D1A8A2E" w:rsidRDefault="1D1A8A2E" w:rsidP="008B0E04">
      <w:pPr>
        <w:pStyle w:val="BodyText"/>
        <w:spacing w:line="240" w:lineRule="auto"/>
      </w:pPr>
      <w:r>
        <w:t xml:space="preserve">Advances in computer technology have brought deep neural network learning to the forefront of undertaking </w:t>
      </w:r>
      <w:r>
        <w:t xml:space="preserve">complex clinical challenges. Convolutional Neural Network (CNN) has made great strides in medical imaging analysis. CNN algorithms are trained in a manner that allows automatic extraction of features from the input feed that are crucial to the defined problem domain. This process improves its ability to study the input features in an end-to-end manner, using complex, stacked layers to predict the desired output [7]. Therefore, CNN feature extraction is not a variable with each new histopathology image and thus results are consistent. </w:t>
      </w:r>
    </w:p>
    <w:p w14:paraId="0EECDA5F" w14:textId="04A81822" w:rsidR="1D1A8A2E" w:rsidRDefault="1D1A8A2E" w:rsidP="008B0E04">
      <w:pPr>
        <w:pStyle w:val="BodyText"/>
        <w:spacing w:line="240" w:lineRule="auto"/>
      </w:pPr>
      <w:r>
        <w:t>The purpose of this study is to develop Invasive Ductal Carcinoma breast cancer prediction using a Convolutional Neural Network using breast histopathology images as our dataset.</w:t>
      </w:r>
    </w:p>
    <w:p w14:paraId="2CC8E173" w14:textId="5EBB15B0" w:rsidR="5EFFE447" w:rsidRDefault="5EFFE447" w:rsidP="008B0E04">
      <w:pPr>
        <w:pStyle w:val="BodyText"/>
        <w:spacing w:line="240" w:lineRule="auto"/>
        <w:ind w:firstLine="0"/>
      </w:pPr>
    </w:p>
    <w:p w14:paraId="72D78984" w14:textId="78C88846" w:rsidR="009303D9" w:rsidRPr="006B6B66" w:rsidRDefault="00AF6E7C" w:rsidP="008B0E04">
      <w:pPr>
        <w:pStyle w:val="Heading1"/>
        <w:spacing w:before="0" w:after="120"/>
      </w:pPr>
      <w:r>
        <w:t>Literature Review</w:t>
      </w:r>
    </w:p>
    <w:p w14:paraId="7961DC22" w14:textId="395847DF" w:rsidR="009303D9" w:rsidRPr="005B520E" w:rsidRDefault="09139453" w:rsidP="008B0E04">
      <w:pPr>
        <w:pStyle w:val="BodyText"/>
        <w:spacing w:line="240" w:lineRule="auto"/>
      </w:pPr>
      <w:r>
        <w:t xml:space="preserve">In the following, some studies conducted in this domain are discussed. </w:t>
      </w:r>
    </w:p>
    <w:p w14:paraId="64C87A46" w14:textId="2EDA33E4" w:rsidR="009303D9" w:rsidRPr="005B520E" w:rsidRDefault="09139453" w:rsidP="008B0E04">
      <w:pPr>
        <w:pStyle w:val="BodyText"/>
        <w:spacing w:line="240" w:lineRule="auto"/>
      </w:pPr>
      <w:r>
        <w:t xml:space="preserve">Ebrahim and Zhi Feng [3] study the early detection of abnormalities in the breast for diagnosing breast cancer easily. The experiment was carried out using the Wisconsin Diagnosis Breast Cancer database to classify breast cancer as either benign or malignant, consists of 400 observations of patients with breast cancer among which 300 are benign and 100 are malignant status. Supervised learning algorithm - Support Vector Machine (SVM) with kernels like Linear, and Neural Network (NN) are used for comparison to achieve this task. The performances of the models are analyzed where the Neural Network approach provides more ‘accuracy’ and ‘precision’ as compared to the Support Vector Machine technique in the classification of breast cancer detection and seems to be a fast and efficient method. </w:t>
      </w:r>
    </w:p>
    <w:p w14:paraId="73509D42" w14:textId="7D3990D3" w:rsidR="009303D9" w:rsidRPr="005B520E" w:rsidRDefault="09139453" w:rsidP="008B0E04">
      <w:pPr>
        <w:pStyle w:val="BodyText"/>
        <w:spacing w:line="240" w:lineRule="auto"/>
      </w:pPr>
      <w:proofErr w:type="spellStart"/>
      <w:r>
        <w:t>Sangapu</w:t>
      </w:r>
      <w:proofErr w:type="spellEnd"/>
      <w:r>
        <w:t xml:space="preserve"> Venkata et al. [1] apply deep learning technique</w:t>
      </w:r>
      <w:r w:rsidR="008361DB">
        <w:t>s</w:t>
      </w:r>
      <w:r>
        <w:t xml:space="preserve"> in their study by using RNN (Recurrent Neural Network) to predict the formation of breast cancer disease so that doctors will perform the diagnosis more properly. The used breast cancer dataset was belonging to </w:t>
      </w:r>
      <w:r w:rsidR="005D4F1D">
        <w:t xml:space="preserve">the </w:t>
      </w:r>
      <w:r>
        <w:t xml:space="preserve">UC Irvine repository consisting of 561 instances and 31 attributes. The dataset is being preprocessed by </w:t>
      </w:r>
      <w:r w:rsidR="008361DB">
        <w:t xml:space="preserve">the </w:t>
      </w:r>
      <w:r>
        <w:t xml:space="preserve">standardization of the data. The model design comprises </w:t>
      </w:r>
      <w:del w:id="1" w:author="GABRIELLE ANGELICA IVANDI" w:date="2021-05-23T13:08:00Z">
        <w:r w:rsidDel="000C5E93">
          <w:delText xml:space="preserve">of </w:delText>
        </w:r>
      </w:del>
      <w:r>
        <w:t xml:space="preserve">model training and testing. The RNN architecture was designed with 3 hidden layers and the total nodes in each hidden layer were increased twice consecutively. Precision, recall, accuracy, and the f1 score of the proposed method are used as the performance evaluation. The results showed good scores and the proposed technique </w:t>
      </w:r>
      <w:r>
        <w:lastRenderedPageBreak/>
        <w:t xml:space="preserve">performed well. Based on experimental results, the RNN model exhibited </w:t>
      </w:r>
      <w:del w:id="2" w:author="GABRIELLE ANGELICA IVANDI" w:date="2021-05-23T13:08:00Z">
        <w:r w:rsidDel="000C5E93">
          <w:delText xml:space="preserve">the </w:delText>
        </w:r>
      </w:del>
      <w:ins w:id="3" w:author="GABRIELLE ANGELICA IVANDI" w:date="2021-05-23T13:08:00Z">
        <w:r w:rsidR="000C5E93">
          <w:t xml:space="preserve">a </w:t>
        </w:r>
      </w:ins>
      <w:r>
        <w:t xml:space="preserve">97% of f1 score. </w:t>
      </w:r>
    </w:p>
    <w:p w14:paraId="62A5A8B1" w14:textId="3730A841" w:rsidR="009303D9" w:rsidRPr="005B520E" w:rsidRDefault="09139453" w:rsidP="008B0E04">
      <w:pPr>
        <w:pStyle w:val="BodyText"/>
        <w:spacing w:line="240" w:lineRule="auto"/>
      </w:pPr>
      <w:r>
        <w:t xml:space="preserve">Richard Ha et al. [7] proposed a method for predicting the molecular subtype of breast cancer in 216 patients. They used a dataset in the form of breast photos based on the MRI (Magnetic Resonance Imaging) feature. The proposed algorithm is to use the CNN (Convolutional Neural Network) algorithm. A CNN architecture was designed with 14 layers. Parameters were tuned based on a 20% validation group. A class balanced holdout set of 40 patients was utilized as the testing set. Software code was written in Python using the TensorFlow module on a Linux workstation with one NVidia Titan X GPU. The testing set accuracy was measured at 70%. Therefore, MRI analysis of breast cancer using CNN can predict the molecular subtypes of breast cancer, whereas a larger data set would make it possible to improve the model. </w:t>
      </w:r>
    </w:p>
    <w:p w14:paraId="5A6F701E" w14:textId="03B3770F" w:rsidR="009303D9" w:rsidRPr="005B520E" w:rsidRDefault="09139453" w:rsidP="008B0E04">
      <w:pPr>
        <w:pStyle w:val="BodyText"/>
        <w:spacing w:line="240" w:lineRule="auto"/>
      </w:pPr>
      <w:r>
        <w:t>Mingyu Chen et al. [8] proposed convolutional neural networks to assist pathologists in the classification and detection of gene mutation in liver cancer. The histopathological H&amp;E images from the Genomic Data Commons Databases, including 402 WSIs (Whole-Slide Images) of HCC (Hepatocellular Carcinoma) and 89 WSIs of normal liver tissue were used to train a neural network (inception V3) for automatic classification. The model design was divided into 85% training set and 15% testing set with ratio 3/4 of the dataset, and internal-external validation set with ratio 1/4 of the dataset. The performance level was close to the ability of a 5-year experience pathologist, with 96.0% accuracy for benign and malignant classification, and 89.6% accuracy for well, moderate, and poor tumor differentiation.</w:t>
      </w:r>
    </w:p>
    <w:p w14:paraId="29232340" w14:textId="0D417604" w:rsidR="5EFFE447" w:rsidRDefault="5EFFE447" w:rsidP="008B0E04">
      <w:pPr>
        <w:pStyle w:val="BodyText"/>
        <w:spacing w:line="240" w:lineRule="auto"/>
        <w:ind w:firstLine="0"/>
      </w:pPr>
    </w:p>
    <w:p w14:paraId="002D2032" w14:textId="077382D0" w:rsidR="009303D9" w:rsidRDefault="009303D9" w:rsidP="008B0E04">
      <w:pPr>
        <w:pStyle w:val="Heading1"/>
        <w:spacing w:before="0" w:after="120"/>
      </w:pPr>
      <w:r>
        <w:t>Pr</w:t>
      </w:r>
      <w:r w:rsidR="514DB37E">
        <w:t>oposed Algorithm</w:t>
      </w:r>
    </w:p>
    <w:p w14:paraId="064244C2" w14:textId="6ABAF24C" w:rsidR="514DB37E" w:rsidRDefault="00751745" w:rsidP="008B0E04">
      <w:pPr>
        <w:spacing w:after="120"/>
        <w:ind w:firstLine="216"/>
        <w:jc w:val="both"/>
        <w:rPr>
          <w:rFonts w:eastAsia="Times New Roman"/>
          <w:color w:val="000000" w:themeColor="text1"/>
        </w:rPr>
      </w:pPr>
      <w:r>
        <w:rPr>
          <w:rFonts w:eastAsia="Times New Roman"/>
          <w:noProof/>
          <w:color w:val="000000" w:themeColor="text1"/>
          <w:lang w:val="en-GB"/>
        </w:rPr>
        <w:drawing>
          <wp:anchor distT="0" distB="0" distL="114300" distR="114300" simplePos="0" relativeHeight="251658240" behindDoc="0" locked="0" layoutInCell="1" allowOverlap="1" wp14:anchorId="0FF4EF82" wp14:editId="508CD6F6">
            <wp:simplePos x="0" y="0"/>
            <wp:positionH relativeFrom="column">
              <wp:posOffset>13970</wp:posOffset>
            </wp:positionH>
            <wp:positionV relativeFrom="paragraph">
              <wp:posOffset>1753235</wp:posOffset>
            </wp:positionV>
            <wp:extent cx="1398905" cy="7366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8905" cy="736600"/>
                    </a:xfrm>
                    <a:prstGeom prst="rect">
                      <a:avLst/>
                    </a:prstGeom>
                  </pic:spPr>
                </pic:pic>
              </a:graphicData>
            </a:graphic>
            <wp14:sizeRelH relativeFrom="margin">
              <wp14:pctWidth>0</wp14:pctWidth>
            </wp14:sizeRelH>
            <wp14:sizeRelV relativeFrom="margin">
              <wp14:pctHeight>0</wp14:pctHeight>
            </wp14:sizeRelV>
          </wp:anchor>
        </w:drawing>
      </w:r>
      <w:r w:rsidR="00055176" w:rsidRPr="00055176">
        <w:rPr>
          <w:rFonts w:eastAsia="Times New Roman"/>
          <w:color w:val="000000" w:themeColor="text1"/>
        </w:rPr>
        <w:drawing>
          <wp:anchor distT="0" distB="0" distL="114300" distR="114300" simplePos="0" relativeHeight="251658241" behindDoc="0" locked="0" layoutInCell="1" allowOverlap="1" wp14:anchorId="7D12050E" wp14:editId="7C8CB00C">
            <wp:simplePos x="0" y="0"/>
            <wp:positionH relativeFrom="column">
              <wp:posOffset>1480820</wp:posOffset>
            </wp:positionH>
            <wp:positionV relativeFrom="paragraph">
              <wp:posOffset>1562735</wp:posOffset>
            </wp:positionV>
            <wp:extent cx="1552575" cy="1257300"/>
            <wp:effectExtent l="0" t="0" r="9525" b="0"/>
            <wp:wrapTopAndBottom/>
            <wp:docPr id="40" name="Gambar 39">
              <a:extLst xmlns:a="http://schemas.openxmlformats.org/drawingml/2006/main">
                <a:ext uri="{FF2B5EF4-FFF2-40B4-BE49-F238E27FC236}">
                  <a16:creationId xmlns:a16="http://schemas.microsoft.com/office/drawing/2014/main" id="{0373A58A-0711-4598-9500-DA18BC2BB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39">
                      <a:extLst>
                        <a:ext uri="{FF2B5EF4-FFF2-40B4-BE49-F238E27FC236}">
                          <a16:creationId xmlns:a16="http://schemas.microsoft.com/office/drawing/2014/main" id="{0373A58A-0711-4598-9500-DA18BC2BB55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2575" cy="1257300"/>
                    </a:xfrm>
                    <a:prstGeom prst="rect">
                      <a:avLst/>
                    </a:prstGeom>
                  </pic:spPr>
                </pic:pic>
              </a:graphicData>
            </a:graphic>
            <wp14:sizeRelH relativeFrom="margin">
              <wp14:pctWidth>0</wp14:pctWidth>
            </wp14:sizeRelH>
            <wp14:sizeRelV relativeFrom="margin">
              <wp14:pctHeight>0</wp14:pctHeight>
            </wp14:sizeRelV>
          </wp:anchor>
        </w:drawing>
      </w:r>
      <w:r w:rsidR="514DB37E" w:rsidRPr="5EFFE447">
        <w:rPr>
          <w:rFonts w:eastAsia="Times New Roman"/>
          <w:color w:val="000000" w:themeColor="text1"/>
          <w:lang w:val="en-GB"/>
        </w:rPr>
        <w:t>The proposed system is based on a designing method for detecting breast cancer at the early stages. Convolutional Neural Networks (CNN) are used to processing the matching and preparing the training dataset. We train our neural networks on the training data and then evaluate performance on the test data using classification metrics: accuracy, precision, recall, f1 score, and specificity. This system is designed based on 2 classes, infected and uninfected. This training outcome model is used to diagnose the test image whether it is infected or not.</w:t>
      </w:r>
      <w:r w:rsidR="514DB37E" w:rsidRPr="5EFFE447">
        <w:rPr>
          <w:rFonts w:eastAsia="Times New Roman"/>
          <w:color w:val="000000" w:themeColor="text1"/>
        </w:rPr>
        <w:t xml:space="preserve"> </w:t>
      </w:r>
    </w:p>
    <w:p w14:paraId="12FD0F53" w14:textId="0FF30D4F" w:rsidR="514DB37E" w:rsidRDefault="00FA2C33" w:rsidP="008B0E04">
      <w:pPr>
        <w:spacing w:after="120"/>
        <w:ind w:firstLine="288"/>
        <w:jc w:val="both"/>
        <w:rPr>
          <w:rFonts w:eastAsia="Times New Roman"/>
          <w:color w:val="000000" w:themeColor="text1"/>
        </w:rPr>
        <w:pPrChange w:id="4" w:author="GABRIELLE ANGELICA IVANDI" w:date="2021-05-23T13:03:00Z">
          <w:pPr>
            <w:spacing w:after="160" w:line="259" w:lineRule="auto"/>
            <w:ind w:firstLine="720"/>
          </w:pPr>
        </w:pPrChange>
      </w:pPr>
      <w:ins w:id="5" w:author="GABRIELLE ANGELICA IVANDI" w:date="2021-05-23T13:03:00Z">
        <w:r>
          <w:rPr>
            <w:rFonts w:eastAsia="Times New Roman"/>
            <w:color w:val="000000" w:themeColor="text1"/>
            <w:lang w:val="en-GB"/>
          </w:rPr>
          <w:t xml:space="preserve">    </w:t>
        </w:r>
      </w:ins>
      <w:r>
        <w:br/>
      </w:r>
      <w:ins w:id="6" w:author="GABRIELLE ANGELICA IVANDI" w:date="2021-05-23T13:03:00Z">
        <w:r>
          <w:rPr>
            <w:rFonts w:eastAsia="Times New Roman"/>
            <w:color w:val="000000" w:themeColor="text1"/>
            <w:lang w:val="en-GB"/>
          </w:rPr>
          <w:t xml:space="preserve">                </w:t>
        </w:r>
      </w:ins>
      <w:r w:rsidR="514DB37E" w:rsidRPr="5EFFE447">
        <w:rPr>
          <w:rFonts w:eastAsia="Times New Roman"/>
          <w:color w:val="000000" w:themeColor="text1"/>
          <w:lang w:val="en-GB"/>
        </w:rPr>
        <w:t>Figure (1). The main proposed system</w:t>
      </w:r>
    </w:p>
    <w:p w14:paraId="31675D4C" w14:textId="0DEE4D2D" w:rsidR="00A97D38" w:rsidRDefault="514DB37E" w:rsidP="008B0E04">
      <w:pPr>
        <w:tabs>
          <w:tab w:val="left" w:pos="288"/>
        </w:tabs>
        <w:spacing w:after="120"/>
        <w:ind w:firstLine="288"/>
        <w:jc w:val="both"/>
        <w:rPr>
          <w:rFonts w:eastAsia="Times New Roman"/>
          <w:color w:val="000000" w:themeColor="text1"/>
          <w:lang w:val="en-GB"/>
        </w:rPr>
      </w:pPr>
      <w:r w:rsidRPr="5EFFE447">
        <w:rPr>
          <w:rFonts w:eastAsia="Times New Roman"/>
          <w:color w:val="000000" w:themeColor="text1"/>
          <w:lang w:val="en-GB"/>
        </w:rPr>
        <w:t>In figure (1), we can see that the proposed method consists of three main stages. The first stage</w:t>
      </w:r>
      <w:r w:rsidR="00B922D8">
        <w:rPr>
          <w:rFonts w:eastAsia="Times New Roman"/>
          <w:color w:val="000000" w:themeColor="text1"/>
          <w:lang w:val="en-GB"/>
        </w:rPr>
        <w:t xml:space="preserve"> is to do data pre-processing. </w:t>
      </w:r>
      <w:r w:rsidRPr="5EFFE447">
        <w:rPr>
          <w:rFonts w:eastAsia="Times New Roman"/>
          <w:color w:val="000000" w:themeColor="text1"/>
          <w:lang w:val="en-GB"/>
        </w:rPr>
        <w:t xml:space="preserve"> </w:t>
      </w:r>
      <w:r w:rsidR="003774F3">
        <w:rPr>
          <w:rFonts w:eastAsia="Times New Roman"/>
          <w:color w:val="000000" w:themeColor="text1"/>
          <w:lang w:val="en-GB"/>
        </w:rPr>
        <w:t>The image will be resized and</w:t>
      </w:r>
      <w:r w:rsidR="00774F4A">
        <w:rPr>
          <w:rFonts w:eastAsia="Times New Roman"/>
          <w:color w:val="000000" w:themeColor="text1"/>
          <w:lang w:val="en-GB"/>
        </w:rPr>
        <w:t xml:space="preserve"> will be mapped based on the label. </w:t>
      </w:r>
      <w:r w:rsidR="004D27C8">
        <w:rPr>
          <w:rFonts w:eastAsia="Times New Roman"/>
          <w:color w:val="000000" w:themeColor="text1"/>
          <w:lang w:val="en-GB"/>
        </w:rPr>
        <w:t xml:space="preserve">Next, the image dataset will be split into train dataset and test dataset </w:t>
      </w:r>
      <w:r w:rsidR="003B67AA">
        <w:rPr>
          <w:rFonts w:eastAsia="Times New Roman"/>
          <w:color w:val="000000" w:themeColor="text1"/>
          <w:lang w:val="en-GB"/>
        </w:rPr>
        <w:t xml:space="preserve">with proportion 80% for training </w:t>
      </w:r>
      <w:r w:rsidR="003B67AA">
        <w:rPr>
          <w:rFonts w:eastAsia="Times New Roman"/>
          <w:color w:val="000000" w:themeColor="text1"/>
          <w:lang w:val="en-GB"/>
        </w:rPr>
        <w:t xml:space="preserve">and 20% for testing. </w:t>
      </w:r>
      <w:r w:rsidR="00A97D38" w:rsidRPr="00A97D38">
        <w:rPr>
          <w:rFonts w:eastAsia="Times New Roman"/>
          <w:color w:val="000000" w:themeColor="text1"/>
          <w:lang w:val="en-GB"/>
        </w:rPr>
        <w:t>The under</w:t>
      </w:r>
      <w:r w:rsidR="00F44497">
        <w:rPr>
          <w:rFonts w:eastAsia="Times New Roman"/>
          <w:color w:val="000000" w:themeColor="text1"/>
          <w:lang w:val="en-GB"/>
        </w:rPr>
        <w:t>-</w:t>
      </w:r>
      <w:r w:rsidR="00A97D38" w:rsidRPr="00A97D38">
        <w:rPr>
          <w:rFonts w:eastAsia="Times New Roman"/>
          <w:color w:val="000000" w:themeColor="text1"/>
          <w:lang w:val="en-GB"/>
        </w:rPr>
        <w:t xml:space="preserve">sampling method will also be used to balance the </w:t>
      </w:r>
      <w:r w:rsidR="00A97D38">
        <w:rPr>
          <w:rFonts w:eastAsia="Times New Roman"/>
          <w:color w:val="000000" w:themeColor="text1"/>
          <w:lang w:val="en-GB"/>
        </w:rPr>
        <w:t xml:space="preserve">total </w:t>
      </w:r>
      <w:r w:rsidR="00A97D38" w:rsidRPr="00A97D38">
        <w:rPr>
          <w:rFonts w:eastAsia="Times New Roman"/>
          <w:color w:val="000000" w:themeColor="text1"/>
          <w:lang w:val="en-GB"/>
        </w:rPr>
        <w:t xml:space="preserve">of feature image dataset according to </w:t>
      </w:r>
      <w:r w:rsidR="00A97D38">
        <w:rPr>
          <w:rFonts w:eastAsia="Times New Roman"/>
          <w:color w:val="000000" w:themeColor="text1"/>
          <w:lang w:val="en-GB"/>
        </w:rPr>
        <w:t>the</w:t>
      </w:r>
      <w:r w:rsidR="00A97D38" w:rsidRPr="00A97D38">
        <w:rPr>
          <w:rFonts w:eastAsia="Times New Roman"/>
          <w:color w:val="000000" w:themeColor="text1"/>
          <w:lang w:val="en-GB"/>
        </w:rPr>
        <w:t xml:space="preserve"> labels.</w:t>
      </w:r>
    </w:p>
    <w:p w14:paraId="7D3334AE" w14:textId="6EFAB0C4" w:rsidR="007F3D5A" w:rsidRDefault="007F3D5A" w:rsidP="008B0E04">
      <w:pPr>
        <w:tabs>
          <w:tab w:val="left" w:pos="288"/>
        </w:tabs>
        <w:spacing w:after="120"/>
        <w:ind w:firstLine="288"/>
        <w:jc w:val="both"/>
        <w:rPr>
          <w:rFonts w:eastAsia="Times New Roman"/>
          <w:color w:val="000000" w:themeColor="text1"/>
          <w:lang w:val="en-GB"/>
        </w:rPr>
      </w:pPr>
      <w:r w:rsidRPr="007F3D5A">
        <w:rPr>
          <w:rFonts w:eastAsia="Times New Roman"/>
          <w:color w:val="000000" w:themeColor="text1"/>
          <w:lang w:val="en-GB"/>
        </w:rPr>
        <w:t>After the pre</w:t>
      </w:r>
      <w:r>
        <w:rPr>
          <w:rFonts w:eastAsia="Times New Roman"/>
          <w:color w:val="000000" w:themeColor="text1"/>
          <w:lang w:val="en-GB"/>
        </w:rPr>
        <w:t>-</w:t>
      </w:r>
      <w:r w:rsidRPr="007F3D5A">
        <w:rPr>
          <w:rFonts w:eastAsia="Times New Roman"/>
          <w:color w:val="000000" w:themeColor="text1"/>
          <w:lang w:val="en-GB"/>
        </w:rPr>
        <w:t xml:space="preserve">processing of the data is completed, the training process for the </w:t>
      </w:r>
      <w:r w:rsidR="002629C3">
        <w:rPr>
          <w:rFonts w:eastAsia="Times New Roman"/>
          <w:color w:val="000000" w:themeColor="text1"/>
          <w:lang w:val="en-GB"/>
        </w:rPr>
        <w:t xml:space="preserve">defined </w:t>
      </w:r>
      <w:r w:rsidRPr="007F3D5A">
        <w:rPr>
          <w:rFonts w:eastAsia="Times New Roman"/>
          <w:color w:val="000000" w:themeColor="text1"/>
          <w:lang w:val="en-GB"/>
        </w:rPr>
        <w:t>C</w:t>
      </w:r>
      <w:r w:rsidR="003670B5">
        <w:rPr>
          <w:rFonts w:eastAsia="Times New Roman"/>
          <w:color w:val="000000" w:themeColor="text1"/>
          <w:lang w:val="en-GB"/>
        </w:rPr>
        <w:t xml:space="preserve">onvolutional </w:t>
      </w:r>
      <w:r w:rsidRPr="007F3D5A">
        <w:rPr>
          <w:rFonts w:eastAsia="Times New Roman"/>
          <w:color w:val="000000" w:themeColor="text1"/>
          <w:lang w:val="en-GB"/>
        </w:rPr>
        <w:t>N</w:t>
      </w:r>
      <w:r w:rsidR="003670B5">
        <w:rPr>
          <w:rFonts w:eastAsia="Times New Roman"/>
          <w:color w:val="000000" w:themeColor="text1"/>
          <w:lang w:val="en-GB"/>
        </w:rPr>
        <w:t xml:space="preserve">eural </w:t>
      </w:r>
      <w:r w:rsidRPr="007F3D5A">
        <w:rPr>
          <w:rFonts w:eastAsia="Times New Roman"/>
          <w:color w:val="000000" w:themeColor="text1"/>
          <w:lang w:val="en-GB"/>
        </w:rPr>
        <w:t>N</w:t>
      </w:r>
      <w:r w:rsidR="003670B5">
        <w:rPr>
          <w:rFonts w:eastAsia="Times New Roman"/>
          <w:color w:val="000000" w:themeColor="text1"/>
          <w:lang w:val="en-GB"/>
        </w:rPr>
        <w:t>etwork (CNN)</w:t>
      </w:r>
      <w:r w:rsidRPr="007F3D5A">
        <w:rPr>
          <w:rFonts w:eastAsia="Times New Roman"/>
          <w:color w:val="000000" w:themeColor="text1"/>
          <w:lang w:val="en-GB"/>
        </w:rPr>
        <w:t xml:space="preserve"> model </w:t>
      </w:r>
      <w:r w:rsidR="003670B5">
        <w:rPr>
          <w:rFonts w:eastAsia="Times New Roman"/>
          <w:color w:val="000000" w:themeColor="text1"/>
          <w:lang w:val="en-GB"/>
        </w:rPr>
        <w:t>will be executed</w:t>
      </w:r>
      <w:r w:rsidRPr="007F3D5A">
        <w:rPr>
          <w:rFonts w:eastAsia="Times New Roman"/>
          <w:color w:val="000000" w:themeColor="text1"/>
          <w:lang w:val="en-GB"/>
        </w:rPr>
        <w:t xml:space="preserve"> using the train dataset. After the model has been trained, the testing process will then be carried out using the trained model with a test dataset. The model will predict the given dataset and provide a classification whether the data belongs to the infected or uninfected class.</w:t>
      </w:r>
      <w:r>
        <w:rPr>
          <w:rFonts w:eastAsia="Times New Roman"/>
          <w:color w:val="000000" w:themeColor="text1"/>
          <w:lang w:val="en-GB"/>
        </w:rPr>
        <w:t xml:space="preserve"> </w:t>
      </w:r>
    </w:p>
    <w:p w14:paraId="33517EF6" w14:textId="35F93EB2" w:rsidR="000E0A92" w:rsidRDefault="00070653" w:rsidP="008B0E04">
      <w:pPr>
        <w:tabs>
          <w:tab w:val="left" w:pos="288"/>
        </w:tabs>
        <w:spacing w:after="120"/>
        <w:ind w:firstLine="288"/>
        <w:jc w:val="both"/>
        <w:rPr>
          <w:rFonts w:eastAsia="Times New Roman"/>
          <w:color w:val="000000" w:themeColor="text1"/>
          <w:lang w:val="en-GB"/>
        </w:rPr>
      </w:pPr>
      <w:r w:rsidRPr="00070653">
        <w:rPr>
          <w:rFonts w:eastAsia="Times New Roman"/>
          <w:color w:val="000000" w:themeColor="text1"/>
          <w:lang w:val="en-GB"/>
        </w:rPr>
        <w:t xml:space="preserve">The CNN architecture that we use in this study has </w:t>
      </w:r>
      <w:r w:rsidR="00CB337D">
        <w:rPr>
          <w:rFonts w:eastAsia="Times New Roman"/>
          <w:color w:val="000000" w:themeColor="text1"/>
          <w:lang w:val="en-GB"/>
        </w:rPr>
        <w:t>8</w:t>
      </w:r>
      <w:r w:rsidR="00EF2832">
        <w:rPr>
          <w:rFonts w:eastAsia="Times New Roman"/>
          <w:color w:val="000000" w:themeColor="text1"/>
          <w:lang w:val="en-GB"/>
        </w:rPr>
        <w:t xml:space="preserve"> </w:t>
      </w:r>
      <w:r w:rsidRPr="00070653">
        <w:rPr>
          <w:rFonts w:eastAsia="Times New Roman"/>
          <w:color w:val="000000" w:themeColor="text1"/>
          <w:lang w:val="en-GB"/>
        </w:rPr>
        <w:t>layers, which consist of the convolutional layer, pooling layer, and flattening layer, dense layer, and dropout layer.</w:t>
      </w:r>
      <w:r w:rsidR="00C66596">
        <w:rPr>
          <w:rFonts w:eastAsia="Times New Roman"/>
          <w:color w:val="000000" w:themeColor="text1"/>
          <w:lang w:val="en-GB"/>
        </w:rPr>
        <w:t xml:space="preserve"> </w:t>
      </w:r>
    </w:p>
    <w:p w14:paraId="54478C50" w14:textId="069DCC8D" w:rsidR="000E0A92" w:rsidRDefault="000420F7" w:rsidP="00BE582E">
      <w:pPr>
        <w:tabs>
          <w:tab w:val="left" w:pos="288"/>
        </w:tabs>
        <w:spacing w:after="120"/>
        <w:rPr>
          <w:rFonts w:eastAsia="Times New Roman"/>
          <w:color w:val="000000" w:themeColor="text1"/>
          <w:lang w:val="en-GB"/>
        </w:rPr>
      </w:pPr>
      <w:r>
        <w:rPr>
          <w:noProof/>
        </w:rPr>
        <w:drawing>
          <wp:inline distT="0" distB="0" distL="0" distR="0" wp14:anchorId="127414D6" wp14:editId="5633DCF2">
            <wp:extent cx="3090334" cy="1820524"/>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16">
                      <a:extLst>
                        <a:ext uri="{28A0092B-C50C-407E-A947-70E740481C1C}">
                          <a14:useLocalDpi xmlns:a14="http://schemas.microsoft.com/office/drawing/2010/main" val="0"/>
                        </a:ext>
                      </a:extLst>
                    </a:blip>
                    <a:srcRect r="3822"/>
                    <a:stretch/>
                  </pic:blipFill>
                  <pic:spPr bwMode="auto">
                    <a:xfrm>
                      <a:off x="0" y="0"/>
                      <a:ext cx="3099335" cy="1825827"/>
                    </a:xfrm>
                    <a:prstGeom prst="rect">
                      <a:avLst/>
                    </a:prstGeom>
                    <a:ln>
                      <a:noFill/>
                    </a:ln>
                    <a:extLst>
                      <a:ext uri="{53640926-AAD7-44D8-BBD7-CCE9431645EC}">
                        <a14:shadowObscured xmlns:a14="http://schemas.microsoft.com/office/drawing/2010/main"/>
                      </a:ext>
                    </a:extLst>
                  </pic:spPr>
                </pic:pic>
              </a:graphicData>
            </a:graphic>
          </wp:inline>
        </w:drawing>
      </w:r>
    </w:p>
    <w:p w14:paraId="6EDD1A1D" w14:textId="455AD6E2" w:rsidR="00DC3647" w:rsidRDefault="00DC3647" w:rsidP="008B0E04">
      <w:pPr>
        <w:tabs>
          <w:tab w:val="left" w:pos="288"/>
        </w:tabs>
        <w:spacing w:after="120"/>
        <w:jc w:val="both"/>
        <w:rPr>
          <w:rFonts w:eastAsia="Times New Roman"/>
          <w:color w:val="000000" w:themeColor="text1"/>
          <w:lang w:val="en-GB"/>
        </w:rPr>
      </w:pPr>
      <w:ins w:id="7" w:author="GABRIELLE ANGELICA IVANDI" w:date="2021-05-23T13:03:00Z">
        <w:r>
          <w:rPr>
            <w:rFonts w:eastAsia="Times New Roman"/>
            <w:color w:val="000000" w:themeColor="text1"/>
            <w:lang w:val="en-GB"/>
          </w:rPr>
          <w:t xml:space="preserve">                </w:t>
        </w:r>
      </w:ins>
      <w:r w:rsidRPr="5EFFE447">
        <w:rPr>
          <w:rFonts w:eastAsia="Times New Roman"/>
          <w:color w:val="000000" w:themeColor="text1"/>
          <w:lang w:val="en-GB"/>
        </w:rPr>
        <w:t>Figure (</w:t>
      </w:r>
      <w:r>
        <w:rPr>
          <w:rFonts w:eastAsia="Times New Roman"/>
          <w:color w:val="000000" w:themeColor="text1"/>
          <w:lang w:val="en-GB"/>
        </w:rPr>
        <w:t>2</w:t>
      </w:r>
      <w:r w:rsidRPr="5EFFE447">
        <w:rPr>
          <w:rFonts w:eastAsia="Times New Roman"/>
          <w:color w:val="000000" w:themeColor="text1"/>
          <w:lang w:val="en-GB"/>
        </w:rPr>
        <w:t xml:space="preserve">). The </w:t>
      </w:r>
      <w:r>
        <w:rPr>
          <w:rFonts w:eastAsia="Times New Roman"/>
          <w:color w:val="000000" w:themeColor="text1"/>
          <w:lang w:val="en-GB"/>
        </w:rPr>
        <w:t>proposed model architecture</w:t>
      </w:r>
    </w:p>
    <w:p w14:paraId="3AF82EE4" w14:textId="35E70D7A" w:rsidR="003D5C3A" w:rsidRDefault="00AE4D07" w:rsidP="008B0E04">
      <w:pPr>
        <w:tabs>
          <w:tab w:val="left" w:pos="288"/>
        </w:tabs>
        <w:spacing w:after="120"/>
        <w:ind w:firstLine="288"/>
        <w:jc w:val="both"/>
        <w:rPr>
          <w:rFonts w:eastAsia="Times New Roman"/>
          <w:color w:val="000000" w:themeColor="text1"/>
          <w:lang w:val="en-GB"/>
        </w:rPr>
      </w:pPr>
      <w:r w:rsidRPr="00AE4D07">
        <w:rPr>
          <w:rFonts w:eastAsia="Times New Roman"/>
          <w:color w:val="000000" w:themeColor="text1"/>
          <w:lang w:val="en-GB"/>
        </w:rPr>
        <w:t xml:space="preserve">The first </w:t>
      </w:r>
      <w:r w:rsidR="00A00168">
        <w:rPr>
          <w:rFonts w:eastAsia="Times New Roman"/>
          <w:color w:val="000000" w:themeColor="text1"/>
          <w:lang w:val="en-GB"/>
        </w:rPr>
        <w:t xml:space="preserve">and second </w:t>
      </w:r>
      <w:r w:rsidRPr="00AE4D07">
        <w:rPr>
          <w:rFonts w:eastAsia="Times New Roman"/>
          <w:color w:val="000000" w:themeColor="text1"/>
          <w:lang w:val="en-GB"/>
        </w:rPr>
        <w:t xml:space="preserve">layer is useful for performing convolutional operations on training images with Conv2D. </w:t>
      </w:r>
      <w:r w:rsidR="00581C86" w:rsidRPr="00581C86">
        <w:rPr>
          <w:rFonts w:eastAsia="Times New Roman"/>
          <w:color w:val="000000" w:themeColor="text1"/>
          <w:lang w:val="en-GB"/>
        </w:rPr>
        <w:t>Here is the formula for Convolutional:</w:t>
      </w:r>
    </w:p>
    <w:p w14:paraId="1D198625" w14:textId="519B8499" w:rsidR="00581C86" w:rsidRDefault="00CB02A9" w:rsidP="008B0E04">
      <w:pPr>
        <w:tabs>
          <w:tab w:val="left" w:pos="288"/>
        </w:tabs>
        <w:spacing w:after="120"/>
        <w:ind w:firstLine="288"/>
        <w:jc w:val="both"/>
        <w:rPr>
          <w:rFonts w:eastAsia="Times New Roman"/>
          <w:color w:val="000000" w:themeColor="text1"/>
          <w:lang w:val="en-GB"/>
        </w:rPr>
      </w:pPr>
      <m:oMathPara>
        <m:oMath>
          <m:sSup>
            <m:sSupPr>
              <m:ctrlPr>
                <w:rPr>
                  <w:rFonts w:ascii="Cambria Math" w:eastAsia="Times New Roman" w:hAnsi="Cambria Math"/>
                  <w:i/>
                  <w:color w:val="000000" w:themeColor="text1"/>
                  <w:lang w:val="en-GB"/>
                </w:rPr>
              </m:ctrlPr>
            </m:sSupPr>
            <m:e>
              <m:r>
                <w:rPr>
                  <w:rFonts w:ascii="Cambria Math" w:eastAsia="Times New Roman" w:hAnsi="Cambria Math"/>
                  <w:color w:val="000000" w:themeColor="text1"/>
                  <w:lang w:val="en-GB"/>
                </w:rPr>
                <m:t>z</m:t>
              </m:r>
            </m:e>
            <m:sup>
              <m:r>
                <w:rPr>
                  <w:rFonts w:ascii="Cambria Math" w:eastAsia="Times New Roman" w:hAnsi="Cambria Math"/>
                  <w:color w:val="000000" w:themeColor="text1"/>
                  <w:lang w:val="en-GB"/>
                </w:rPr>
                <m:t>l</m:t>
              </m:r>
            </m:sup>
          </m:sSup>
          <m:r>
            <w:rPr>
              <w:rFonts w:ascii="Cambria Math" w:eastAsia="Times New Roman" w:hAnsi="Cambria Math"/>
              <w:color w:val="000000" w:themeColor="text1"/>
              <w:lang w:val="en-GB"/>
            </w:rPr>
            <m:t>=</m:t>
          </m:r>
          <m:sSup>
            <m:sSupPr>
              <m:ctrlPr>
                <w:rPr>
                  <w:rFonts w:ascii="Cambria Math" w:eastAsia="Times New Roman" w:hAnsi="Cambria Math"/>
                  <w:color w:val="000000" w:themeColor="text1"/>
                  <w:lang w:val="en-GB"/>
                </w:rPr>
              </m:ctrlPr>
            </m:sSupPr>
            <m:e>
              <m:r>
                <w:rPr>
                  <w:rFonts w:ascii="Cambria Math" w:eastAsia="Times New Roman" w:hAnsi="Cambria Math"/>
                  <w:color w:val="000000" w:themeColor="text1"/>
                  <w:lang w:val="en-GB"/>
                </w:rPr>
                <m:t>h</m:t>
              </m:r>
            </m:e>
            <m:sup>
              <m:r>
                <w:rPr>
                  <w:rFonts w:ascii="Cambria Math" w:eastAsia="Times New Roman" w:hAnsi="Cambria Math"/>
                  <w:color w:val="000000" w:themeColor="text1"/>
                  <w:lang w:val="en-GB"/>
                </w:rPr>
                <m:t>l-1</m:t>
              </m:r>
            </m:sup>
          </m:sSup>
          <m:r>
            <w:rPr>
              <w:rFonts w:ascii="Cambria Math" w:eastAsia="Times New Roman" w:hAnsi="Cambria Math"/>
              <w:color w:val="000000" w:themeColor="text1"/>
              <w:lang w:val="en-GB"/>
            </w:rPr>
            <m:t xml:space="preserve">* </m:t>
          </m:r>
          <m:sSup>
            <m:sSupPr>
              <m:ctrlPr>
                <w:rPr>
                  <w:rFonts w:ascii="Cambria Math" w:eastAsia="Times New Roman" w:hAnsi="Cambria Math"/>
                  <w:i/>
                  <w:color w:val="000000" w:themeColor="text1"/>
                  <w:lang w:val="en-GB"/>
                </w:rPr>
              </m:ctrlPr>
            </m:sSupPr>
            <m:e>
              <m:r>
                <w:rPr>
                  <w:rFonts w:ascii="Cambria Math" w:eastAsia="Times New Roman" w:hAnsi="Cambria Math"/>
                  <w:color w:val="000000" w:themeColor="text1"/>
                  <w:lang w:val="en-GB"/>
                </w:rPr>
                <m:t>W</m:t>
              </m:r>
            </m:e>
            <m:sup>
              <m:r>
                <w:rPr>
                  <w:rFonts w:ascii="Cambria Math" w:eastAsia="Times New Roman" w:hAnsi="Cambria Math"/>
                  <w:color w:val="000000" w:themeColor="text1"/>
                  <w:lang w:val="en-GB"/>
                </w:rPr>
                <m:t>l</m:t>
              </m:r>
            </m:sup>
          </m:sSup>
        </m:oMath>
      </m:oMathPara>
    </w:p>
    <w:p w14:paraId="2283C7EF" w14:textId="53F4B1EB" w:rsidR="00792C84" w:rsidRDefault="00792C84" w:rsidP="008B0E04">
      <w:pPr>
        <w:tabs>
          <w:tab w:val="left" w:pos="288"/>
        </w:tabs>
        <w:spacing w:after="120"/>
        <w:jc w:val="both"/>
        <w:rPr>
          <w:rFonts w:eastAsia="Times New Roman"/>
          <w:color w:val="000000" w:themeColor="text1"/>
          <w:lang w:val="en-GB"/>
        </w:rPr>
      </w:pPr>
      <w:r>
        <w:rPr>
          <w:rFonts w:eastAsia="Times New Roman"/>
          <w:color w:val="000000" w:themeColor="text1"/>
          <w:lang w:val="en-GB"/>
        </w:rPr>
        <w:t>Where:</w:t>
      </w:r>
    </w:p>
    <w:p w14:paraId="3FCBA48E" w14:textId="2475DA40" w:rsidR="00792C84" w:rsidRPr="005C2EE5" w:rsidRDefault="00CB02A9" w:rsidP="008B0E04">
      <w:pPr>
        <w:pStyle w:val="ListParagraph"/>
        <w:numPr>
          <w:ilvl w:val="0"/>
          <w:numId w:val="52"/>
        </w:numPr>
        <w:tabs>
          <w:tab w:val="left" w:pos="288"/>
        </w:tabs>
        <w:spacing w:after="120"/>
        <w:jc w:val="both"/>
        <w:rPr>
          <w:rFonts w:eastAsia="Times New Roman"/>
          <w:color w:val="000000" w:themeColor="text1"/>
          <w:lang w:val="en-GB"/>
        </w:rPr>
      </w:pPr>
      <m:oMath>
        <m:sSup>
          <m:sSupPr>
            <m:ctrlPr>
              <w:rPr>
                <w:rFonts w:ascii="Cambria Math" w:eastAsia="Times New Roman" w:hAnsi="Cambria Math"/>
                <w:i/>
                <w:color w:val="000000" w:themeColor="text1"/>
                <w:lang w:val="en-GB"/>
              </w:rPr>
            </m:ctrlPr>
          </m:sSupPr>
          <m:e>
            <m:r>
              <w:rPr>
                <w:rFonts w:ascii="Cambria Math" w:eastAsia="Times New Roman" w:hAnsi="Cambria Math"/>
                <w:color w:val="000000" w:themeColor="text1"/>
                <w:lang w:val="en-GB"/>
              </w:rPr>
              <m:t>z</m:t>
            </m:r>
          </m:e>
          <m:sup>
            <m:r>
              <w:rPr>
                <w:rFonts w:ascii="Cambria Math" w:eastAsia="Times New Roman" w:hAnsi="Cambria Math"/>
                <w:color w:val="000000" w:themeColor="text1"/>
                <w:lang w:val="en-GB"/>
              </w:rPr>
              <m:t>l</m:t>
            </m:r>
          </m:sup>
        </m:sSup>
      </m:oMath>
      <w:r w:rsidR="00792C84">
        <w:rPr>
          <w:rFonts w:eastAsia="Times New Roman"/>
          <w:color w:val="000000" w:themeColor="text1"/>
          <w:lang w:val="en-GB"/>
        </w:rPr>
        <w:t xml:space="preserve"> </w:t>
      </w:r>
      <w:r w:rsidR="00002E02">
        <w:rPr>
          <w:rFonts w:eastAsia="Times New Roman"/>
          <w:color w:val="000000" w:themeColor="text1"/>
          <w:lang w:val="en-GB"/>
        </w:rPr>
        <w:t xml:space="preserve">is </w:t>
      </w:r>
      <w:r w:rsidR="008361DB">
        <w:rPr>
          <w:rFonts w:eastAsia="Times New Roman"/>
          <w:color w:val="000000" w:themeColor="text1"/>
          <w:lang w:val="en-GB"/>
        </w:rPr>
        <w:t xml:space="preserve">the </w:t>
      </w:r>
      <w:r w:rsidR="00CE3D12">
        <w:rPr>
          <w:rFonts w:eastAsia="Times New Roman"/>
          <w:color w:val="000000" w:themeColor="text1"/>
          <w:lang w:val="en-GB"/>
        </w:rPr>
        <w:t xml:space="preserve">pre-activation output </w:t>
      </w:r>
      <w:r w:rsidR="002B2075">
        <w:rPr>
          <w:rFonts w:eastAsia="Times New Roman"/>
          <w:color w:val="000000" w:themeColor="text1"/>
          <w:lang w:val="en-GB"/>
        </w:rPr>
        <w:t xml:space="preserve">of layer </w:t>
      </w:r>
      <m:oMath>
        <m:r>
          <w:rPr>
            <w:rFonts w:ascii="Cambria Math" w:eastAsia="Times New Roman" w:hAnsi="Cambria Math"/>
            <w:color w:val="000000" w:themeColor="text1"/>
            <w:lang w:val="en-GB"/>
          </w:rPr>
          <m:t>l</m:t>
        </m:r>
      </m:oMath>
    </w:p>
    <w:p w14:paraId="779ADAE9" w14:textId="58429CCB" w:rsidR="005C2EE5" w:rsidRPr="00EF16B5" w:rsidRDefault="00CB02A9" w:rsidP="008B0E04">
      <w:pPr>
        <w:pStyle w:val="ListParagraph"/>
        <w:numPr>
          <w:ilvl w:val="0"/>
          <w:numId w:val="52"/>
        </w:numPr>
        <w:tabs>
          <w:tab w:val="left" w:pos="288"/>
        </w:tabs>
        <w:spacing w:after="120"/>
        <w:jc w:val="both"/>
        <w:rPr>
          <w:rFonts w:eastAsia="Times New Roman"/>
          <w:color w:val="000000" w:themeColor="text1"/>
          <w:lang w:val="en-GB"/>
        </w:rPr>
      </w:pPr>
      <m:oMath>
        <m:sSup>
          <m:sSupPr>
            <m:ctrlPr>
              <w:rPr>
                <w:rFonts w:ascii="Cambria Math" w:eastAsia="Times New Roman" w:hAnsi="Cambria Math"/>
                <w:color w:val="000000" w:themeColor="text1"/>
                <w:lang w:val="en-GB"/>
              </w:rPr>
            </m:ctrlPr>
          </m:sSupPr>
          <m:e>
            <m:r>
              <w:rPr>
                <w:rFonts w:ascii="Cambria Math" w:eastAsia="Times New Roman" w:hAnsi="Cambria Math"/>
                <w:color w:val="000000" w:themeColor="text1"/>
                <w:lang w:val="en-GB"/>
              </w:rPr>
              <m:t>h</m:t>
            </m:r>
          </m:e>
          <m:sup>
            <m:r>
              <w:rPr>
                <w:rFonts w:ascii="Cambria Math" w:eastAsia="Times New Roman" w:hAnsi="Cambria Math"/>
                <w:color w:val="000000" w:themeColor="text1"/>
                <w:lang w:val="en-GB"/>
              </w:rPr>
              <m:t>l</m:t>
            </m:r>
          </m:sup>
        </m:sSup>
      </m:oMath>
      <w:r w:rsidR="00C51A78">
        <w:rPr>
          <w:rFonts w:eastAsia="Times New Roman"/>
          <w:color w:val="000000" w:themeColor="text1"/>
          <w:lang w:val="en-GB"/>
        </w:rPr>
        <w:t xml:space="preserve"> </w:t>
      </w:r>
      <w:r w:rsidR="003C3EA2">
        <w:rPr>
          <w:rFonts w:eastAsia="Times New Roman"/>
          <w:color w:val="000000" w:themeColor="text1"/>
          <w:lang w:val="en-GB"/>
        </w:rPr>
        <w:t xml:space="preserve">is </w:t>
      </w:r>
      <w:r w:rsidR="008361DB">
        <w:rPr>
          <w:rFonts w:eastAsia="Times New Roman"/>
          <w:color w:val="000000" w:themeColor="text1"/>
          <w:lang w:val="en-GB"/>
        </w:rPr>
        <w:t xml:space="preserve">the </w:t>
      </w:r>
      <w:r w:rsidR="003C3EA2">
        <w:rPr>
          <w:rFonts w:eastAsia="Times New Roman"/>
          <w:color w:val="000000" w:themeColor="text1"/>
          <w:lang w:val="en-GB"/>
        </w:rPr>
        <w:t xml:space="preserve">activation of layer </w:t>
      </w:r>
      <m:oMath>
        <m:r>
          <w:rPr>
            <w:rFonts w:ascii="Cambria Math" w:eastAsia="Times New Roman" w:hAnsi="Cambria Math"/>
            <w:color w:val="000000" w:themeColor="text1"/>
            <w:lang w:val="en-GB"/>
          </w:rPr>
          <m:t>l</m:t>
        </m:r>
      </m:oMath>
    </w:p>
    <w:p w14:paraId="1679AFEC" w14:textId="0E8605E5" w:rsidR="00EF16B5" w:rsidRDefault="00402730" w:rsidP="008B0E04">
      <w:pPr>
        <w:pStyle w:val="ListParagraph"/>
        <w:numPr>
          <w:ilvl w:val="0"/>
          <w:numId w:val="52"/>
        </w:numPr>
        <w:tabs>
          <w:tab w:val="left" w:pos="288"/>
        </w:tabs>
        <w:spacing w:after="120"/>
        <w:jc w:val="both"/>
        <w:rPr>
          <w:rFonts w:eastAsia="Times New Roman"/>
          <w:color w:val="000000" w:themeColor="text1"/>
          <w:lang w:val="en-GB"/>
        </w:rPr>
      </w:pPr>
      <w:r>
        <w:rPr>
          <w:rFonts w:eastAsia="Times New Roman"/>
          <w:color w:val="000000" w:themeColor="text1"/>
          <w:lang w:val="en-GB"/>
        </w:rPr>
        <w:t xml:space="preserve">* </w:t>
      </w:r>
      <w:proofErr w:type="gramStart"/>
      <w:r>
        <w:rPr>
          <w:rFonts w:eastAsia="Times New Roman"/>
          <w:color w:val="000000" w:themeColor="text1"/>
          <w:lang w:val="en-GB"/>
        </w:rPr>
        <w:t>is</w:t>
      </w:r>
      <w:proofErr w:type="gramEnd"/>
      <w:r>
        <w:rPr>
          <w:rFonts w:eastAsia="Times New Roman"/>
          <w:color w:val="000000" w:themeColor="text1"/>
          <w:lang w:val="en-GB"/>
        </w:rPr>
        <w:t xml:space="preserve"> </w:t>
      </w:r>
      <w:r w:rsidR="008361DB">
        <w:rPr>
          <w:rFonts w:eastAsia="Times New Roman"/>
          <w:color w:val="000000" w:themeColor="text1"/>
          <w:lang w:val="en-GB"/>
        </w:rPr>
        <w:t xml:space="preserve">the </w:t>
      </w:r>
      <w:r>
        <w:rPr>
          <w:rFonts w:eastAsia="Times New Roman"/>
          <w:color w:val="000000" w:themeColor="text1"/>
          <w:lang w:val="en-GB"/>
        </w:rPr>
        <w:t xml:space="preserve">discrete </w:t>
      </w:r>
      <w:r w:rsidR="00F5492B">
        <w:rPr>
          <w:rFonts w:eastAsia="Times New Roman"/>
          <w:color w:val="000000" w:themeColor="text1"/>
          <w:lang w:val="en-GB"/>
        </w:rPr>
        <w:t>convolution operator</w:t>
      </w:r>
    </w:p>
    <w:p w14:paraId="2864A80E" w14:textId="4A230BB0" w:rsidR="00D22776" w:rsidRPr="00075368" w:rsidRDefault="0011533E" w:rsidP="008B0E04">
      <w:pPr>
        <w:pStyle w:val="ListParagraph"/>
        <w:numPr>
          <w:ilvl w:val="0"/>
          <w:numId w:val="52"/>
        </w:numPr>
        <w:tabs>
          <w:tab w:val="left" w:pos="288"/>
        </w:tabs>
        <w:spacing w:after="120"/>
        <w:jc w:val="both"/>
        <w:rPr>
          <w:rFonts w:eastAsia="Times New Roman"/>
          <w:color w:val="000000" w:themeColor="text1"/>
          <w:lang w:val="en-GB"/>
        </w:rPr>
      </w:pPr>
      <m:oMath>
        <m:r>
          <w:rPr>
            <w:rFonts w:ascii="Cambria Math" w:eastAsia="Times New Roman" w:hAnsi="Cambria Math"/>
            <w:color w:val="000000" w:themeColor="text1"/>
            <w:lang w:val="en-GB"/>
          </w:rPr>
          <m:t>W</m:t>
        </m:r>
      </m:oMath>
      <w:r w:rsidR="00890773">
        <w:rPr>
          <w:rFonts w:eastAsia="Times New Roman"/>
          <w:color w:val="000000" w:themeColor="text1"/>
          <w:lang w:val="en-GB"/>
        </w:rPr>
        <w:t xml:space="preserve"> </w:t>
      </w:r>
      <w:proofErr w:type="gramStart"/>
      <w:r w:rsidR="00890773">
        <w:rPr>
          <w:rFonts w:eastAsia="Times New Roman"/>
          <w:color w:val="000000" w:themeColor="text1"/>
          <w:lang w:val="en-GB"/>
        </w:rPr>
        <w:t>is</w:t>
      </w:r>
      <w:proofErr w:type="gramEnd"/>
      <w:r w:rsidR="00890773">
        <w:rPr>
          <w:rFonts w:eastAsia="Times New Roman"/>
          <w:color w:val="000000" w:themeColor="text1"/>
          <w:lang w:val="en-GB"/>
        </w:rPr>
        <w:t xml:space="preserve"> </w:t>
      </w:r>
      <w:r w:rsidR="00AE3471">
        <w:rPr>
          <w:rFonts w:eastAsia="Times New Roman"/>
          <w:color w:val="000000" w:themeColor="text1"/>
          <w:lang w:val="en-GB"/>
        </w:rPr>
        <w:t xml:space="preserve">learnable </w:t>
      </w:r>
      <w:r w:rsidR="0071709E">
        <w:rPr>
          <w:rFonts w:eastAsia="Times New Roman"/>
          <w:color w:val="000000" w:themeColor="text1"/>
          <w:lang w:val="en-GB"/>
        </w:rPr>
        <w:t>parameters.</w:t>
      </w:r>
    </w:p>
    <w:p w14:paraId="72BEFE75" w14:textId="3DEEA7D3" w:rsidR="00B430DE" w:rsidRDefault="005201AE" w:rsidP="008B0E04">
      <w:pPr>
        <w:tabs>
          <w:tab w:val="left" w:pos="288"/>
        </w:tabs>
        <w:spacing w:after="120"/>
        <w:jc w:val="both"/>
        <w:rPr>
          <w:rFonts w:eastAsia="Times New Roman"/>
          <w:color w:val="000000" w:themeColor="text1"/>
        </w:rPr>
      </w:pPr>
      <w:r>
        <w:rPr>
          <w:rFonts w:eastAsia="Times New Roman"/>
          <w:color w:val="000000" w:themeColor="text1"/>
        </w:rPr>
        <w:tab/>
      </w:r>
      <w:r w:rsidR="001E60BB">
        <w:rPr>
          <w:rFonts w:eastAsia="Times New Roman"/>
          <w:color w:val="000000" w:themeColor="text1"/>
        </w:rPr>
        <w:t xml:space="preserve">For the first layer, Conv2D </w:t>
      </w:r>
      <w:r w:rsidR="0071709E">
        <w:rPr>
          <w:rFonts w:eastAsia="Times New Roman"/>
          <w:color w:val="000000" w:themeColor="text1"/>
        </w:rPr>
        <w:t>layer</w:t>
      </w:r>
      <w:r w:rsidR="001E13C9">
        <w:rPr>
          <w:rFonts w:eastAsia="Times New Roman"/>
          <w:color w:val="000000" w:themeColor="text1"/>
        </w:rPr>
        <w:t xml:space="preserve"> is </w:t>
      </w:r>
      <w:r w:rsidR="00F3629F">
        <w:rPr>
          <w:rFonts w:eastAsia="Times New Roman"/>
          <w:color w:val="000000" w:themeColor="text1"/>
        </w:rPr>
        <w:t>added,</w:t>
      </w:r>
      <w:r w:rsidR="001E60BB">
        <w:rPr>
          <w:rFonts w:eastAsia="Times New Roman"/>
          <w:color w:val="000000" w:themeColor="text1"/>
        </w:rPr>
        <w:t xml:space="preserve"> and </w:t>
      </w:r>
      <w:r w:rsidR="003247C7" w:rsidRPr="003247C7">
        <w:rPr>
          <w:rFonts w:eastAsia="Times New Roman"/>
          <w:color w:val="000000" w:themeColor="text1"/>
        </w:rPr>
        <w:t xml:space="preserve">the </w:t>
      </w:r>
      <w:r w:rsidR="001E60BB">
        <w:rPr>
          <w:rFonts w:eastAsia="Times New Roman"/>
          <w:color w:val="000000" w:themeColor="text1"/>
        </w:rPr>
        <w:t xml:space="preserve">number of neurons </w:t>
      </w:r>
      <w:r w:rsidR="001E13C9">
        <w:rPr>
          <w:rFonts w:eastAsia="Times New Roman"/>
          <w:color w:val="000000" w:themeColor="text1"/>
        </w:rPr>
        <w:t xml:space="preserve">was set </w:t>
      </w:r>
      <w:r w:rsidR="001E60BB">
        <w:rPr>
          <w:rFonts w:eastAsia="Times New Roman"/>
          <w:color w:val="000000" w:themeColor="text1"/>
        </w:rPr>
        <w:t xml:space="preserve">into </w:t>
      </w:r>
      <w:r w:rsidR="003247C7" w:rsidRPr="003247C7">
        <w:rPr>
          <w:rFonts w:eastAsia="Times New Roman"/>
          <w:color w:val="000000" w:themeColor="text1"/>
        </w:rPr>
        <w:t xml:space="preserve">32. </w:t>
      </w:r>
      <w:r w:rsidR="00C03AD3">
        <w:rPr>
          <w:rFonts w:eastAsia="Times New Roman"/>
          <w:color w:val="000000" w:themeColor="text1"/>
        </w:rPr>
        <w:t>T</w:t>
      </w:r>
      <w:r w:rsidR="003247C7" w:rsidRPr="003247C7">
        <w:rPr>
          <w:rFonts w:eastAsia="Times New Roman"/>
          <w:color w:val="000000" w:themeColor="text1"/>
        </w:rPr>
        <w:t xml:space="preserve">he kernel dimensions </w:t>
      </w:r>
      <w:r w:rsidR="00C03AD3">
        <w:rPr>
          <w:rFonts w:eastAsia="Times New Roman"/>
          <w:color w:val="000000" w:themeColor="text1"/>
        </w:rPr>
        <w:t xml:space="preserve">are assigned </w:t>
      </w:r>
      <w:r w:rsidR="001E60BB">
        <w:rPr>
          <w:rFonts w:eastAsia="Times New Roman"/>
          <w:color w:val="000000" w:themeColor="text1"/>
        </w:rPr>
        <w:t xml:space="preserve">into </w:t>
      </w:r>
      <w:r w:rsidR="003247C7" w:rsidRPr="003247C7">
        <w:rPr>
          <w:rFonts w:eastAsia="Times New Roman"/>
          <w:color w:val="000000" w:themeColor="text1"/>
        </w:rPr>
        <w:t xml:space="preserve">3×3. </w:t>
      </w:r>
      <w:r w:rsidR="00F3629F">
        <w:rPr>
          <w:rFonts w:eastAsia="Times New Roman"/>
          <w:color w:val="000000" w:themeColor="text1"/>
        </w:rPr>
        <w:t xml:space="preserve">This layer using </w:t>
      </w:r>
      <w:proofErr w:type="spellStart"/>
      <w:r w:rsidR="00B40878" w:rsidRPr="00B40878">
        <w:rPr>
          <w:rFonts w:eastAsia="Times New Roman"/>
          <w:color w:val="000000" w:themeColor="text1"/>
        </w:rPr>
        <w:t>ReLU</w:t>
      </w:r>
      <w:proofErr w:type="spellEnd"/>
      <w:r w:rsidR="00B40878" w:rsidRPr="00B40878">
        <w:rPr>
          <w:rFonts w:eastAsia="Times New Roman"/>
          <w:color w:val="000000" w:themeColor="text1"/>
        </w:rPr>
        <w:t xml:space="preserve"> </w:t>
      </w:r>
      <w:r w:rsidR="001E60BB">
        <w:rPr>
          <w:rFonts w:eastAsia="Times New Roman"/>
          <w:color w:val="000000" w:themeColor="text1"/>
        </w:rPr>
        <w:t xml:space="preserve">as the activation </w:t>
      </w:r>
      <w:r w:rsidR="00B40878" w:rsidRPr="00B40878">
        <w:rPr>
          <w:rFonts w:eastAsia="Times New Roman"/>
          <w:color w:val="000000" w:themeColor="text1"/>
        </w:rPr>
        <w:t>function</w:t>
      </w:r>
      <w:r w:rsidR="003247C7" w:rsidRPr="003247C7">
        <w:rPr>
          <w:rFonts w:eastAsia="Times New Roman"/>
          <w:color w:val="000000" w:themeColor="text1"/>
        </w:rPr>
        <w:t>.</w:t>
      </w:r>
      <w:r w:rsidR="001E60BB">
        <w:rPr>
          <w:rFonts w:eastAsia="Times New Roman"/>
          <w:color w:val="000000" w:themeColor="text1"/>
        </w:rPr>
        <w:t xml:space="preserve"> The input shape is (50, 50, 3) which is belong to the size of the feature image and</w:t>
      </w:r>
      <w:r w:rsidR="003247C7" w:rsidRPr="003247C7">
        <w:rPr>
          <w:rFonts w:eastAsia="Times New Roman"/>
          <w:color w:val="000000" w:themeColor="text1"/>
        </w:rPr>
        <w:t xml:space="preserve"> </w:t>
      </w:r>
      <w:r w:rsidR="001E60BB">
        <w:rPr>
          <w:rFonts w:eastAsia="Times New Roman"/>
          <w:color w:val="000000" w:themeColor="text1"/>
        </w:rPr>
        <w:t xml:space="preserve">the pixel intensity </w:t>
      </w:r>
      <w:r w:rsidR="00B27612">
        <w:rPr>
          <w:rFonts w:eastAsia="Times New Roman"/>
          <w:color w:val="000000" w:themeColor="text1"/>
        </w:rPr>
        <w:t xml:space="preserve">that represents </w:t>
      </w:r>
      <w:r w:rsidR="001E60BB">
        <w:rPr>
          <w:rFonts w:eastAsia="Times New Roman"/>
          <w:color w:val="000000" w:themeColor="text1"/>
        </w:rPr>
        <w:t xml:space="preserve">the RGB type. </w:t>
      </w:r>
      <w:r w:rsidR="003247C7" w:rsidRPr="003247C7">
        <w:rPr>
          <w:rFonts w:eastAsia="Times New Roman"/>
          <w:color w:val="000000" w:themeColor="text1"/>
        </w:rPr>
        <w:t>Then, the last parameter is used to determine how much the filter shifts, here the strides value is 2, which means the filter will shift by 2 pixels.</w:t>
      </w:r>
      <w:r w:rsidR="00270359">
        <w:rPr>
          <w:rFonts w:eastAsia="Times New Roman"/>
          <w:color w:val="000000" w:themeColor="text1"/>
        </w:rPr>
        <w:t xml:space="preserve"> </w:t>
      </w:r>
    </w:p>
    <w:p w14:paraId="313B0CBD" w14:textId="7D1C24D6" w:rsidR="00B40878" w:rsidRDefault="005201AE" w:rsidP="008B0E04">
      <w:pPr>
        <w:tabs>
          <w:tab w:val="left" w:pos="288"/>
        </w:tabs>
        <w:spacing w:after="120"/>
        <w:jc w:val="both"/>
        <w:rPr>
          <w:rFonts w:eastAsia="Times New Roman"/>
          <w:color w:val="000000" w:themeColor="text1"/>
        </w:rPr>
      </w:pPr>
      <w:r>
        <w:rPr>
          <w:rFonts w:eastAsia="Times New Roman"/>
          <w:color w:val="000000" w:themeColor="text1"/>
        </w:rPr>
        <w:tab/>
      </w:r>
      <w:r w:rsidR="006B1D1E" w:rsidRPr="006B1D1E">
        <w:rPr>
          <w:rFonts w:eastAsia="Times New Roman"/>
          <w:color w:val="000000" w:themeColor="text1"/>
        </w:rPr>
        <w:t xml:space="preserve">In the second </w:t>
      </w:r>
      <w:r w:rsidR="001E60BB">
        <w:rPr>
          <w:rFonts w:eastAsia="Times New Roman"/>
          <w:color w:val="000000" w:themeColor="text1"/>
        </w:rPr>
        <w:t>layer</w:t>
      </w:r>
      <w:r w:rsidR="006B1D1E" w:rsidRPr="006B1D1E">
        <w:rPr>
          <w:rFonts w:eastAsia="Times New Roman"/>
          <w:color w:val="000000" w:themeColor="text1"/>
        </w:rPr>
        <w:t>,</w:t>
      </w:r>
      <w:r w:rsidR="001E60BB">
        <w:rPr>
          <w:rFonts w:eastAsia="Times New Roman"/>
          <w:color w:val="000000" w:themeColor="text1"/>
        </w:rPr>
        <w:t xml:space="preserve"> </w:t>
      </w:r>
      <w:r w:rsidR="00B27612">
        <w:rPr>
          <w:rFonts w:eastAsia="Times New Roman"/>
          <w:color w:val="000000" w:themeColor="text1"/>
        </w:rPr>
        <w:t xml:space="preserve">the </w:t>
      </w:r>
      <w:r w:rsidR="001E60BB">
        <w:rPr>
          <w:rFonts w:eastAsia="Times New Roman"/>
          <w:color w:val="000000" w:themeColor="text1"/>
        </w:rPr>
        <w:t xml:space="preserve">Conv2D layer </w:t>
      </w:r>
      <w:r w:rsidR="00B27612">
        <w:rPr>
          <w:rFonts w:eastAsia="Times New Roman"/>
          <w:color w:val="000000" w:themeColor="text1"/>
        </w:rPr>
        <w:t xml:space="preserve">is added </w:t>
      </w:r>
      <w:r w:rsidR="001E60BB">
        <w:rPr>
          <w:rFonts w:eastAsia="Times New Roman"/>
          <w:color w:val="000000" w:themeColor="text1"/>
        </w:rPr>
        <w:t xml:space="preserve">again with 64 </w:t>
      </w:r>
      <w:r w:rsidR="006B1D1E" w:rsidRPr="006B1D1E">
        <w:rPr>
          <w:rFonts w:eastAsia="Times New Roman"/>
          <w:color w:val="000000" w:themeColor="text1"/>
        </w:rPr>
        <w:t xml:space="preserve">neurons. The dimension of the filter </w:t>
      </w:r>
      <w:r w:rsidR="001E60BB">
        <w:rPr>
          <w:rFonts w:eastAsia="Times New Roman"/>
          <w:color w:val="000000" w:themeColor="text1"/>
        </w:rPr>
        <w:t xml:space="preserve">is set to </w:t>
      </w:r>
      <w:r w:rsidR="006B1D1E" w:rsidRPr="006B1D1E">
        <w:rPr>
          <w:rFonts w:eastAsia="Times New Roman"/>
          <w:color w:val="000000" w:themeColor="text1"/>
        </w:rPr>
        <w:t xml:space="preserve">3x3. </w:t>
      </w:r>
      <w:proofErr w:type="spellStart"/>
      <w:r w:rsidR="006B1D1E" w:rsidRPr="006B1D1E">
        <w:rPr>
          <w:rFonts w:eastAsia="Times New Roman"/>
          <w:color w:val="000000" w:themeColor="text1"/>
        </w:rPr>
        <w:t>ReLU</w:t>
      </w:r>
      <w:proofErr w:type="spellEnd"/>
      <w:r w:rsidR="006B1D1E" w:rsidRPr="006B1D1E">
        <w:rPr>
          <w:rFonts w:eastAsia="Times New Roman"/>
          <w:color w:val="000000" w:themeColor="text1"/>
        </w:rPr>
        <w:t xml:space="preserve"> </w:t>
      </w:r>
      <w:r w:rsidR="001C2F44">
        <w:rPr>
          <w:rFonts w:eastAsia="Times New Roman"/>
          <w:color w:val="000000" w:themeColor="text1"/>
        </w:rPr>
        <w:t xml:space="preserve">is used again </w:t>
      </w:r>
      <w:r w:rsidR="001E60BB">
        <w:rPr>
          <w:rFonts w:eastAsia="Times New Roman"/>
          <w:color w:val="000000" w:themeColor="text1"/>
        </w:rPr>
        <w:t xml:space="preserve">as the activation </w:t>
      </w:r>
      <w:r w:rsidR="006B1D1E" w:rsidRPr="006B1D1E">
        <w:rPr>
          <w:rFonts w:eastAsia="Times New Roman"/>
          <w:color w:val="000000" w:themeColor="text1"/>
        </w:rPr>
        <w:t>function.</w:t>
      </w:r>
    </w:p>
    <w:p w14:paraId="0BFFD668" w14:textId="66D90278" w:rsidR="007042F6" w:rsidRDefault="003C398C" w:rsidP="008B0E04">
      <w:pPr>
        <w:tabs>
          <w:tab w:val="left" w:pos="288"/>
        </w:tabs>
        <w:spacing w:after="120"/>
        <w:jc w:val="both"/>
        <w:rPr>
          <w:rFonts w:eastAsia="Times New Roman"/>
          <w:color w:val="000000" w:themeColor="text1"/>
        </w:rPr>
      </w:pPr>
      <w:r>
        <w:rPr>
          <w:rFonts w:eastAsia="Times New Roman"/>
          <w:color w:val="000000" w:themeColor="text1"/>
        </w:rPr>
        <w:tab/>
      </w:r>
      <w:r w:rsidR="00113EAF" w:rsidRPr="00113EAF">
        <w:rPr>
          <w:rFonts w:eastAsia="Times New Roman"/>
          <w:color w:val="000000" w:themeColor="text1"/>
        </w:rPr>
        <w:t xml:space="preserve">In the </w:t>
      </w:r>
      <w:r w:rsidR="00A00168">
        <w:rPr>
          <w:rFonts w:eastAsia="Times New Roman"/>
          <w:color w:val="000000" w:themeColor="text1"/>
        </w:rPr>
        <w:t>third</w:t>
      </w:r>
      <w:r w:rsidR="00113EAF" w:rsidRPr="00113EAF">
        <w:rPr>
          <w:rFonts w:eastAsia="Times New Roman"/>
          <w:color w:val="000000" w:themeColor="text1"/>
        </w:rPr>
        <w:t xml:space="preserve"> layer, MaxPooling2D is used to reduce the dimensions of the feature map (</w:t>
      </w:r>
      <w:r w:rsidR="0071709E" w:rsidRPr="00113EAF">
        <w:rPr>
          <w:rFonts w:eastAsia="Times New Roman"/>
          <w:color w:val="000000" w:themeColor="text1"/>
        </w:rPr>
        <w:t>down sampling</w:t>
      </w:r>
      <w:r w:rsidR="00113EAF" w:rsidRPr="00113EAF">
        <w:rPr>
          <w:rFonts w:eastAsia="Times New Roman"/>
          <w:color w:val="000000" w:themeColor="text1"/>
        </w:rPr>
        <w:t>), thereby speeding up computation because fewer parameters need to be updated and overfitting.</w:t>
      </w:r>
      <w:r w:rsidR="0018595C">
        <w:rPr>
          <w:rFonts w:eastAsia="Times New Roman"/>
          <w:color w:val="000000" w:themeColor="text1"/>
        </w:rPr>
        <w:t xml:space="preserve"> </w:t>
      </w:r>
      <w:r w:rsidR="007042F6" w:rsidRPr="00581C86">
        <w:rPr>
          <w:rFonts w:eastAsia="Times New Roman"/>
          <w:color w:val="000000" w:themeColor="text1"/>
          <w:lang w:val="en-GB"/>
        </w:rPr>
        <w:t xml:space="preserve">Here is the formula for </w:t>
      </w:r>
      <w:proofErr w:type="spellStart"/>
      <w:r w:rsidR="00C34A1F">
        <w:rPr>
          <w:rFonts w:eastAsia="Times New Roman"/>
          <w:color w:val="000000" w:themeColor="text1"/>
          <w:lang w:val="en-GB"/>
        </w:rPr>
        <w:t>Max</w:t>
      </w:r>
      <w:r w:rsidR="007042F6">
        <w:rPr>
          <w:rFonts w:eastAsia="Times New Roman"/>
          <w:color w:val="000000" w:themeColor="text1"/>
          <w:lang w:val="en-GB"/>
        </w:rPr>
        <w:t>Pooling</w:t>
      </w:r>
      <w:proofErr w:type="spellEnd"/>
      <w:r w:rsidR="007042F6">
        <w:rPr>
          <w:rFonts w:eastAsia="Times New Roman"/>
          <w:color w:val="000000" w:themeColor="text1"/>
          <w:lang w:val="en-GB"/>
        </w:rPr>
        <w:t>:</w:t>
      </w:r>
    </w:p>
    <w:p w14:paraId="5D3AC039" w14:textId="46628D2B" w:rsidR="0018595C" w:rsidRPr="00CD62D2" w:rsidRDefault="004A1C3C" w:rsidP="008B0E04">
      <w:pPr>
        <w:tabs>
          <w:tab w:val="left" w:pos="288"/>
        </w:tabs>
        <w:spacing w:after="120"/>
        <w:jc w:val="both"/>
        <w:rPr>
          <w:rFonts w:eastAsia="Times New Roman"/>
          <w:color w:val="000000" w:themeColor="text1"/>
        </w:rPr>
      </w:pPr>
      <m:oMathPara>
        <m:oMath>
          <m:sSubSup>
            <m:sSubSupPr>
              <m:ctrlPr>
                <w:rPr>
                  <w:rFonts w:ascii="Cambria Math" w:eastAsia="Times New Roman" w:hAnsi="Cambria Math"/>
                  <w:i/>
                  <w:color w:val="000000" w:themeColor="text1"/>
                </w:rPr>
              </m:ctrlPr>
            </m:sSubSupPr>
            <m:e>
              <m:r>
                <w:rPr>
                  <w:rFonts w:ascii="Cambria Math" w:eastAsia="Times New Roman" w:hAnsi="Cambria Math"/>
                  <w:color w:val="000000" w:themeColor="text1"/>
                </w:rPr>
                <m:t>h</m:t>
              </m:r>
            </m:e>
            <m:sub>
              <m:r>
                <w:rPr>
                  <w:rFonts w:ascii="Cambria Math" w:eastAsia="Times New Roman" w:hAnsi="Cambria Math"/>
                  <w:color w:val="000000" w:themeColor="text1"/>
                </w:rPr>
                <m:t>xy</m:t>
              </m:r>
            </m:sub>
            <m:sup>
              <m:r>
                <w:rPr>
                  <w:rFonts w:ascii="Cambria Math" w:eastAsia="Times New Roman" w:hAnsi="Cambria Math"/>
                  <w:color w:val="000000" w:themeColor="text1"/>
                </w:rPr>
                <m:t>l</m:t>
              </m:r>
            </m:sup>
          </m:sSubSup>
          <m:r>
            <w:rPr>
              <w:rFonts w:ascii="Cambria Math" w:eastAsia="Times New Roman" w:hAnsi="Cambria Math"/>
              <w:color w:val="000000" w:themeColor="text1"/>
            </w:rPr>
            <m:t>=</m:t>
          </m:r>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max</m:t>
              </m:r>
            </m:e>
            <m:sub>
              <m:r>
                <w:rPr>
                  <w:rFonts w:ascii="Cambria Math" w:eastAsia="Times New Roman" w:hAnsi="Cambria Math"/>
                  <w:color w:val="000000" w:themeColor="text1"/>
                </w:rPr>
                <m:t>i=0,..,s,j=0,..,s</m:t>
              </m:r>
            </m:sub>
          </m:sSub>
          <m:sSubSup>
            <m:sSubSupPr>
              <m:ctrlPr>
                <w:rPr>
                  <w:rFonts w:ascii="Cambria Math" w:eastAsia="Times New Roman" w:hAnsi="Cambria Math"/>
                  <w:i/>
                  <w:color w:val="000000" w:themeColor="text1"/>
                </w:rPr>
              </m:ctrlPr>
            </m:sSubSupPr>
            <m:e>
              <m:r>
                <w:rPr>
                  <w:rFonts w:ascii="Cambria Math" w:eastAsia="Times New Roman" w:hAnsi="Cambria Math"/>
                  <w:color w:val="000000" w:themeColor="text1"/>
                </w:rPr>
                <m:t>h</m:t>
              </m:r>
            </m:e>
            <m:sub>
              <m:r>
                <w:rPr>
                  <w:rFonts w:ascii="Cambria Math" w:eastAsia="Times New Roman" w:hAnsi="Cambria Math"/>
                  <w:color w:val="000000" w:themeColor="text1"/>
                </w:rPr>
                <m:t>(x+i)(y+j)</m:t>
              </m:r>
            </m:sub>
            <m:sup>
              <m:r>
                <w:rPr>
                  <w:rFonts w:ascii="Cambria Math" w:eastAsia="Times New Roman" w:hAnsi="Cambria Math"/>
                  <w:color w:val="000000" w:themeColor="text1"/>
                </w:rPr>
                <m:t>l-1</m:t>
              </m:r>
            </m:sup>
          </m:sSubSup>
          <m:r>
            <m:rPr>
              <m:sty m:val="p"/>
            </m:rPr>
            <w:rPr>
              <w:rFonts w:ascii="Courier New" w:eastAsia="Times New Roman" w:hAnsi="Courier New" w:cs="Courier New"/>
              <w:color w:val="000000"/>
              <w:sz w:val="16"/>
              <w:szCs w:val="16"/>
              <w:lang w:val="id-ID" w:eastAsia="id-ID"/>
            </w:rPr>
            <w:br/>
          </m:r>
        </m:oMath>
      </m:oMathPara>
    </w:p>
    <w:p w14:paraId="23DB0F96" w14:textId="20A5C602" w:rsidR="00A65DB5" w:rsidRDefault="005201AE" w:rsidP="008B0E04">
      <w:pPr>
        <w:tabs>
          <w:tab w:val="left" w:pos="288"/>
        </w:tabs>
        <w:spacing w:after="120"/>
        <w:jc w:val="both"/>
        <w:rPr>
          <w:rFonts w:eastAsia="Times New Roman"/>
          <w:color w:val="000000" w:themeColor="text1"/>
        </w:rPr>
      </w:pPr>
      <w:r>
        <w:rPr>
          <w:rFonts w:eastAsia="Times New Roman"/>
          <w:color w:val="000000" w:themeColor="text1"/>
        </w:rPr>
        <w:lastRenderedPageBreak/>
        <w:tab/>
      </w:r>
      <w:r w:rsidR="001C2F44">
        <w:rPr>
          <w:rFonts w:eastAsia="Times New Roman"/>
          <w:color w:val="000000" w:themeColor="text1"/>
        </w:rPr>
        <w:t xml:space="preserve">The model object is added </w:t>
      </w:r>
      <w:r w:rsidR="00862717">
        <w:rPr>
          <w:rFonts w:eastAsia="Times New Roman"/>
          <w:color w:val="000000" w:themeColor="text1"/>
        </w:rPr>
        <w:t xml:space="preserve">to the </w:t>
      </w:r>
      <w:r w:rsidR="0092534B">
        <w:rPr>
          <w:rFonts w:eastAsia="Times New Roman"/>
          <w:color w:val="000000" w:themeColor="text1"/>
        </w:rPr>
        <w:t>MaxPooling2D layer</w:t>
      </w:r>
      <w:r w:rsidR="00CD62D2">
        <w:rPr>
          <w:rFonts w:eastAsia="Times New Roman"/>
          <w:color w:val="000000" w:themeColor="text1"/>
        </w:rPr>
        <w:t xml:space="preserve"> with t</w:t>
      </w:r>
      <w:r w:rsidR="00A7611C" w:rsidRPr="00A7611C">
        <w:rPr>
          <w:rFonts w:eastAsia="Times New Roman"/>
          <w:color w:val="000000" w:themeColor="text1"/>
        </w:rPr>
        <w:t>he form of a 2×2 matrix as the minimum pixel loss and the precise region where the feature is allocated.</w:t>
      </w:r>
    </w:p>
    <w:p w14:paraId="3F2E5DF2" w14:textId="60EFB511" w:rsidR="00643B6D" w:rsidRDefault="00824504" w:rsidP="008B0E04">
      <w:pPr>
        <w:tabs>
          <w:tab w:val="left" w:pos="288"/>
        </w:tabs>
        <w:spacing w:after="120"/>
        <w:jc w:val="both"/>
        <w:rPr>
          <w:rFonts w:eastAsia="Times New Roman"/>
          <w:color w:val="000000" w:themeColor="text1"/>
        </w:rPr>
      </w:pPr>
      <w:r>
        <w:rPr>
          <w:rFonts w:eastAsia="Times New Roman"/>
          <w:color w:val="000000" w:themeColor="text1"/>
        </w:rPr>
        <w:tab/>
      </w:r>
      <w:r w:rsidR="007D3A60" w:rsidRPr="007D3A60">
        <w:rPr>
          <w:rFonts w:eastAsia="Times New Roman"/>
          <w:color w:val="000000" w:themeColor="text1"/>
        </w:rPr>
        <w:t xml:space="preserve">In the </w:t>
      </w:r>
      <w:r w:rsidR="00A00168">
        <w:rPr>
          <w:rFonts w:eastAsia="Times New Roman"/>
          <w:color w:val="000000" w:themeColor="text1"/>
        </w:rPr>
        <w:t>fourth</w:t>
      </w:r>
      <w:r w:rsidR="007D3A60" w:rsidRPr="007D3A60">
        <w:rPr>
          <w:rFonts w:eastAsia="Times New Roman"/>
          <w:color w:val="000000" w:themeColor="text1"/>
        </w:rPr>
        <w:t xml:space="preserve"> layer, Dropout is used to prevent overfitting and speed up the learning process. </w:t>
      </w:r>
      <w:r w:rsidR="00ED78CF" w:rsidRPr="00ED78CF">
        <w:rPr>
          <w:rFonts w:eastAsia="Times New Roman"/>
          <w:color w:val="000000" w:themeColor="text1"/>
        </w:rPr>
        <w:t>Dropout works by randomly selecting neurons that will be ignored during training.</w:t>
      </w:r>
      <w:r w:rsidR="00ED78CF">
        <w:rPr>
          <w:rFonts w:eastAsia="Times New Roman"/>
          <w:color w:val="000000" w:themeColor="text1"/>
        </w:rPr>
        <w:t xml:space="preserve"> </w:t>
      </w:r>
      <w:r w:rsidR="007D3A60" w:rsidRPr="007D3A60">
        <w:rPr>
          <w:rFonts w:eastAsia="Times New Roman"/>
          <w:color w:val="000000" w:themeColor="text1"/>
        </w:rPr>
        <w:t>Dropout itself is only used during model training and is not used when evaluating the model.</w:t>
      </w:r>
      <w:r w:rsidR="00D17EF8">
        <w:rPr>
          <w:rFonts w:eastAsia="Times New Roman"/>
          <w:color w:val="000000" w:themeColor="text1"/>
        </w:rPr>
        <w:t xml:space="preserve"> </w:t>
      </w:r>
      <w:r w:rsidR="004118D7" w:rsidRPr="004118D7">
        <w:rPr>
          <w:rFonts w:eastAsia="Times New Roman"/>
          <w:color w:val="000000" w:themeColor="text1"/>
        </w:rPr>
        <w:t xml:space="preserve">In </w:t>
      </w:r>
      <w:r w:rsidR="001C2F44">
        <w:rPr>
          <w:rFonts w:eastAsia="Times New Roman"/>
          <w:color w:val="000000" w:themeColor="text1"/>
        </w:rPr>
        <w:t>the proposed</w:t>
      </w:r>
      <w:r w:rsidR="004118D7" w:rsidRPr="004118D7">
        <w:rPr>
          <w:rFonts w:eastAsia="Times New Roman"/>
          <w:color w:val="000000" w:themeColor="text1"/>
        </w:rPr>
        <w:t xml:space="preserve"> model, </w:t>
      </w:r>
      <w:r w:rsidR="001E7E42">
        <w:rPr>
          <w:rFonts w:eastAsia="Times New Roman"/>
          <w:color w:val="000000" w:themeColor="text1"/>
        </w:rPr>
        <w:t xml:space="preserve">the </w:t>
      </w:r>
      <w:r w:rsidR="004118D7" w:rsidRPr="004118D7">
        <w:rPr>
          <w:rFonts w:eastAsia="Times New Roman"/>
          <w:color w:val="000000" w:themeColor="text1"/>
        </w:rPr>
        <w:t xml:space="preserve">probability value </w:t>
      </w:r>
      <w:r w:rsidR="007B6C32">
        <w:rPr>
          <w:rFonts w:eastAsia="Times New Roman"/>
          <w:color w:val="000000" w:themeColor="text1"/>
        </w:rPr>
        <w:t xml:space="preserve">is set into </w:t>
      </w:r>
      <w:r w:rsidR="004118D7" w:rsidRPr="004118D7">
        <w:rPr>
          <w:rFonts w:eastAsia="Times New Roman"/>
          <w:color w:val="000000" w:themeColor="text1"/>
        </w:rPr>
        <w:t xml:space="preserve">25% </w:t>
      </w:r>
      <w:r w:rsidR="007B6C32">
        <w:rPr>
          <w:rFonts w:eastAsia="Times New Roman"/>
          <w:color w:val="000000" w:themeColor="text1"/>
        </w:rPr>
        <w:t>for</w:t>
      </w:r>
      <w:r w:rsidR="004118D7" w:rsidRPr="004118D7">
        <w:rPr>
          <w:rFonts w:eastAsia="Times New Roman"/>
          <w:color w:val="000000" w:themeColor="text1"/>
        </w:rPr>
        <w:t xml:space="preserve"> each weight update cycle.</w:t>
      </w:r>
    </w:p>
    <w:p w14:paraId="1EA9F37A" w14:textId="67023D0B" w:rsidR="0084016D" w:rsidRDefault="004F7A2A" w:rsidP="008B0E04">
      <w:pPr>
        <w:tabs>
          <w:tab w:val="left" w:pos="288"/>
        </w:tabs>
        <w:spacing w:after="120"/>
        <w:jc w:val="both"/>
        <w:rPr>
          <w:rFonts w:eastAsia="Times New Roman"/>
          <w:color w:val="000000" w:themeColor="text1"/>
        </w:rPr>
      </w:pPr>
      <w:r>
        <w:rPr>
          <w:rFonts w:eastAsia="Times New Roman"/>
          <w:color w:val="000000" w:themeColor="text1"/>
        </w:rPr>
        <w:tab/>
      </w:r>
      <w:r w:rsidR="00050914" w:rsidRPr="00050914">
        <w:rPr>
          <w:rFonts w:eastAsia="Times New Roman"/>
          <w:color w:val="000000" w:themeColor="text1"/>
        </w:rPr>
        <w:t xml:space="preserve">In the </w:t>
      </w:r>
      <w:r w:rsidR="00A00168">
        <w:rPr>
          <w:rFonts w:eastAsia="Times New Roman"/>
          <w:color w:val="000000" w:themeColor="text1"/>
        </w:rPr>
        <w:t>fifth</w:t>
      </w:r>
      <w:r w:rsidR="00050914" w:rsidRPr="00050914">
        <w:rPr>
          <w:rFonts w:eastAsia="Times New Roman"/>
          <w:color w:val="000000" w:themeColor="text1"/>
        </w:rPr>
        <w:t xml:space="preserve"> layer</w:t>
      </w:r>
      <w:r w:rsidR="008361DB">
        <w:rPr>
          <w:rFonts w:eastAsia="Times New Roman"/>
          <w:color w:val="000000" w:themeColor="text1"/>
        </w:rPr>
        <w:t>,</w:t>
      </w:r>
      <w:r w:rsidR="00050914" w:rsidRPr="00050914">
        <w:rPr>
          <w:rFonts w:eastAsia="Times New Roman"/>
          <w:color w:val="000000" w:themeColor="text1"/>
        </w:rPr>
        <w:t xml:space="preserve"> there is a flattening process with Flatten which functions to convert the pooling data in the form of a 2-dimensional array into one-dimensional single vector data.</w:t>
      </w:r>
    </w:p>
    <w:p w14:paraId="584E6D45" w14:textId="1AFB9885" w:rsidR="00651471" w:rsidRDefault="00E86DA4" w:rsidP="008B0E04">
      <w:pPr>
        <w:tabs>
          <w:tab w:val="left" w:pos="288"/>
        </w:tabs>
        <w:spacing w:after="120"/>
        <w:jc w:val="both"/>
        <w:rPr>
          <w:rFonts w:eastAsia="Times New Roman"/>
          <w:color w:val="000000" w:themeColor="text1"/>
        </w:rPr>
      </w:pPr>
      <w:r>
        <w:rPr>
          <w:rFonts w:eastAsia="Times New Roman"/>
          <w:color w:val="000000" w:themeColor="text1"/>
        </w:rPr>
        <w:tab/>
      </w:r>
      <w:r w:rsidRPr="00E86DA4">
        <w:rPr>
          <w:rFonts w:eastAsia="Times New Roman"/>
          <w:color w:val="000000" w:themeColor="text1"/>
        </w:rPr>
        <w:t xml:space="preserve">Next, in the </w:t>
      </w:r>
      <w:r w:rsidR="00A00168">
        <w:rPr>
          <w:rFonts w:eastAsia="Times New Roman"/>
          <w:color w:val="000000" w:themeColor="text1"/>
        </w:rPr>
        <w:t>sixth</w:t>
      </w:r>
      <w:r w:rsidRPr="00E86DA4">
        <w:rPr>
          <w:rFonts w:eastAsia="Times New Roman"/>
          <w:color w:val="000000" w:themeColor="text1"/>
        </w:rPr>
        <w:t xml:space="preserve"> layer</w:t>
      </w:r>
      <w:r w:rsidR="008361DB">
        <w:rPr>
          <w:rFonts w:eastAsia="Times New Roman"/>
          <w:color w:val="000000" w:themeColor="text1"/>
        </w:rPr>
        <w:t>,</w:t>
      </w:r>
      <w:r w:rsidRPr="00E86DA4">
        <w:rPr>
          <w:rFonts w:eastAsia="Times New Roman"/>
          <w:color w:val="000000" w:themeColor="text1"/>
        </w:rPr>
        <w:t xml:space="preserve"> there is a Dense process </w:t>
      </w:r>
      <w:r w:rsidR="008361DB">
        <w:rPr>
          <w:rFonts w:eastAsia="Times New Roman"/>
          <w:color w:val="000000" w:themeColor="text1"/>
        </w:rPr>
        <w:t>that</w:t>
      </w:r>
      <w:r w:rsidRPr="00E86DA4">
        <w:rPr>
          <w:rFonts w:eastAsia="Times New Roman"/>
          <w:color w:val="000000" w:themeColor="text1"/>
        </w:rPr>
        <w:t xml:space="preserve"> functions to add a fully connected layer. Dense itself has an operation that is</w:t>
      </w:r>
      <w:r w:rsidR="005201AE">
        <w:rPr>
          <w:rFonts w:eastAsia="Times New Roman"/>
          <w:color w:val="000000" w:themeColor="text1"/>
        </w:rPr>
        <w:t>:</w:t>
      </w:r>
    </w:p>
    <w:p w14:paraId="06C42C9D" w14:textId="600A2B1E" w:rsidR="00651471" w:rsidRDefault="00E61C6D" w:rsidP="008B0E04">
      <w:pPr>
        <w:tabs>
          <w:tab w:val="left" w:pos="288"/>
        </w:tabs>
        <w:spacing w:after="120"/>
        <w:ind w:left="142"/>
        <w:jc w:val="both"/>
        <w:rPr>
          <w:rFonts w:eastAsia="Times New Roman"/>
          <w:color w:val="000000" w:themeColor="text1"/>
        </w:rPr>
      </w:pPr>
      <m:oMathPara>
        <m:oMath>
          <m:r>
            <m:rPr>
              <m:sty m:val="p"/>
            </m:rPr>
            <w:rPr>
              <w:rFonts w:ascii="Cambria Math" w:eastAsia="Times New Roman" w:hAnsi="Cambria Math"/>
              <w:color w:val="000000" w:themeColor="text1"/>
            </w:rPr>
            <m:t>output = activation(dot(input, kernel) + bias)</m:t>
          </m:r>
        </m:oMath>
      </m:oMathPara>
    </w:p>
    <w:p w14:paraId="1C618DEF" w14:textId="77777777" w:rsidR="00D47830" w:rsidRDefault="00E86DA4" w:rsidP="008B0E04">
      <w:pPr>
        <w:tabs>
          <w:tab w:val="left" w:pos="288"/>
        </w:tabs>
        <w:spacing w:after="120"/>
        <w:jc w:val="both"/>
        <w:rPr>
          <w:rFonts w:eastAsia="Times New Roman"/>
          <w:color w:val="000000" w:themeColor="text1"/>
        </w:rPr>
      </w:pPr>
      <w:r w:rsidRPr="00E86DA4">
        <w:rPr>
          <w:rFonts w:eastAsia="Times New Roman"/>
          <w:color w:val="000000" w:themeColor="text1"/>
        </w:rPr>
        <w:t xml:space="preserve">where activation is the element-wise activation function passed as the activation argument, </w:t>
      </w:r>
      <w:r w:rsidR="00110083">
        <w:rPr>
          <w:rFonts w:eastAsia="Times New Roman"/>
          <w:color w:val="000000" w:themeColor="text1"/>
        </w:rPr>
        <w:t xml:space="preserve">a </w:t>
      </w:r>
      <w:r w:rsidRPr="00E86DA4">
        <w:rPr>
          <w:rFonts w:eastAsia="Times New Roman"/>
          <w:color w:val="000000" w:themeColor="text1"/>
        </w:rPr>
        <w:t xml:space="preserve">kernel is a weights matrix created by the layer, and bias is a bias vector created by the layer (only applicable if </w:t>
      </w:r>
      <w:proofErr w:type="spellStart"/>
      <w:r w:rsidRPr="00E86DA4">
        <w:rPr>
          <w:rFonts w:eastAsia="Times New Roman"/>
          <w:color w:val="000000" w:themeColor="text1"/>
        </w:rPr>
        <w:t>use_bias</w:t>
      </w:r>
      <w:proofErr w:type="spellEnd"/>
      <w:r w:rsidRPr="00E86DA4">
        <w:rPr>
          <w:rFonts w:eastAsia="Times New Roman"/>
          <w:color w:val="000000" w:themeColor="text1"/>
        </w:rPr>
        <w:t xml:space="preserve"> is True).</w:t>
      </w:r>
      <w:r w:rsidR="00C52A10">
        <w:rPr>
          <w:rFonts w:eastAsia="Times New Roman"/>
          <w:color w:val="000000" w:themeColor="text1"/>
        </w:rPr>
        <w:t xml:space="preserve"> </w:t>
      </w:r>
    </w:p>
    <w:p w14:paraId="1E52313A" w14:textId="13E77555" w:rsidR="00C52A10" w:rsidRDefault="00D47830" w:rsidP="008B0E04">
      <w:pPr>
        <w:tabs>
          <w:tab w:val="left" w:pos="288"/>
        </w:tabs>
        <w:spacing w:after="120"/>
        <w:jc w:val="both"/>
        <w:rPr>
          <w:rFonts w:eastAsia="Times New Roman"/>
          <w:color w:val="000000" w:themeColor="text1"/>
        </w:rPr>
      </w:pPr>
      <w:r>
        <w:rPr>
          <w:rFonts w:eastAsia="Times New Roman"/>
          <w:color w:val="000000" w:themeColor="text1"/>
        </w:rPr>
        <w:tab/>
      </w:r>
      <w:r w:rsidR="00E2789C">
        <w:rPr>
          <w:rFonts w:eastAsia="Times New Roman"/>
          <w:color w:val="000000" w:themeColor="text1"/>
        </w:rPr>
        <w:t xml:space="preserve">In the proposed architecture, the </w:t>
      </w:r>
      <w:r w:rsidR="00E253E8">
        <w:rPr>
          <w:rFonts w:eastAsia="Times New Roman"/>
          <w:color w:val="000000" w:themeColor="text1"/>
        </w:rPr>
        <w:t xml:space="preserve">dense </w:t>
      </w:r>
      <w:r w:rsidR="00CC3769">
        <w:rPr>
          <w:rFonts w:eastAsia="Times New Roman"/>
          <w:color w:val="000000" w:themeColor="text1"/>
        </w:rPr>
        <w:t xml:space="preserve">model </w:t>
      </w:r>
      <w:r w:rsidR="00E2789C">
        <w:rPr>
          <w:rFonts w:eastAsia="Times New Roman"/>
          <w:color w:val="000000" w:themeColor="text1"/>
        </w:rPr>
        <w:t xml:space="preserve">is set </w:t>
      </w:r>
      <w:r w:rsidR="00CC3769">
        <w:rPr>
          <w:rFonts w:eastAsia="Times New Roman"/>
          <w:color w:val="000000" w:themeColor="text1"/>
        </w:rPr>
        <w:t xml:space="preserve">with total 128 nodes that must be in the hidden layer, </w:t>
      </w:r>
      <w:r w:rsidR="00C857C9">
        <w:rPr>
          <w:rFonts w:eastAsia="Times New Roman"/>
          <w:color w:val="000000" w:themeColor="text1"/>
        </w:rPr>
        <w:t xml:space="preserve">in </w:t>
      </w:r>
      <w:r w:rsidR="00CC3769">
        <w:rPr>
          <w:rFonts w:eastAsia="Times New Roman"/>
          <w:color w:val="000000" w:themeColor="text1"/>
        </w:rPr>
        <w:t xml:space="preserve">which the value is between the number </w:t>
      </w:r>
      <w:r w:rsidR="0033120B" w:rsidRPr="0033120B">
        <w:rPr>
          <w:rFonts w:eastAsia="Times New Roman"/>
          <w:color w:val="000000" w:themeColor="text1"/>
        </w:rPr>
        <w:t xml:space="preserve">of input nodes and output nodes, </w:t>
      </w:r>
      <w:r w:rsidR="00CC3769">
        <w:rPr>
          <w:rFonts w:eastAsia="Times New Roman"/>
          <w:color w:val="000000" w:themeColor="text1"/>
        </w:rPr>
        <w:t>and we use</w:t>
      </w:r>
      <w:r w:rsidR="0033120B" w:rsidRPr="0033120B">
        <w:rPr>
          <w:rFonts w:eastAsia="Times New Roman"/>
          <w:color w:val="000000" w:themeColor="text1"/>
        </w:rPr>
        <w:t xml:space="preserve"> the </w:t>
      </w:r>
      <w:proofErr w:type="spellStart"/>
      <w:r w:rsidR="0033120B" w:rsidRPr="0033120B">
        <w:rPr>
          <w:rFonts w:eastAsia="Times New Roman"/>
          <w:color w:val="000000" w:themeColor="text1"/>
        </w:rPr>
        <w:t>ReLU</w:t>
      </w:r>
      <w:proofErr w:type="spellEnd"/>
      <w:r w:rsidR="0033120B" w:rsidRPr="0033120B">
        <w:rPr>
          <w:rFonts w:eastAsia="Times New Roman"/>
          <w:color w:val="000000" w:themeColor="text1"/>
        </w:rPr>
        <w:t xml:space="preserve"> activation function.</w:t>
      </w:r>
    </w:p>
    <w:p w14:paraId="4B79B164" w14:textId="6E6D594A" w:rsidR="004B2E99" w:rsidRDefault="0033120B" w:rsidP="008B0E04">
      <w:pPr>
        <w:tabs>
          <w:tab w:val="left" w:pos="288"/>
        </w:tabs>
        <w:spacing w:after="120"/>
        <w:jc w:val="both"/>
        <w:rPr>
          <w:rFonts w:eastAsia="Times New Roman"/>
          <w:color w:val="000000" w:themeColor="text1"/>
        </w:rPr>
      </w:pPr>
      <w:r>
        <w:rPr>
          <w:rFonts w:eastAsia="Times New Roman"/>
          <w:color w:val="000000" w:themeColor="text1"/>
        </w:rPr>
        <w:tab/>
      </w:r>
      <w:r w:rsidR="00C90F72" w:rsidRPr="00C90F72">
        <w:rPr>
          <w:rFonts w:eastAsia="Times New Roman"/>
          <w:color w:val="000000" w:themeColor="text1"/>
        </w:rPr>
        <w:t xml:space="preserve">On the seventh layer, again there is a Dropout process. This second </w:t>
      </w:r>
      <w:r w:rsidR="00EE15EA">
        <w:rPr>
          <w:rFonts w:eastAsia="Times New Roman"/>
          <w:color w:val="000000" w:themeColor="text1"/>
        </w:rPr>
        <w:t>D</w:t>
      </w:r>
      <w:r w:rsidR="00C90F72" w:rsidRPr="00C90F72">
        <w:rPr>
          <w:rFonts w:eastAsia="Times New Roman"/>
          <w:color w:val="000000" w:themeColor="text1"/>
        </w:rPr>
        <w:t>ropout uses a 50% chance in each weight update cycle.</w:t>
      </w:r>
    </w:p>
    <w:p w14:paraId="59ABB97B" w14:textId="2381C6FA" w:rsidR="005201AE" w:rsidRDefault="008E6A44" w:rsidP="008B0E04">
      <w:pPr>
        <w:tabs>
          <w:tab w:val="left" w:pos="360"/>
        </w:tabs>
        <w:spacing w:after="120"/>
        <w:ind w:firstLine="270"/>
        <w:jc w:val="both"/>
        <w:rPr>
          <w:rFonts w:eastAsia="Times New Roman"/>
          <w:color w:val="000000" w:themeColor="text1"/>
        </w:rPr>
      </w:pPr>
      <w:r w:rsidRPr="008E6A44">
        <w:rPr>
          <w:rFonts w:eastAsia="Times New Roman"/>
          <w:color w:val="000000" w:themeColor="text1"/>
        </w:rPr>
        <w:t xml:space="preserve">Finally, in the eighth layer, Dense </w:t>
      </w:r>
      <w:r w:rsidR="00E2789C">
        <w:rPr>
          <w:rFonts w:eastAsia="Times New Roman"/>
          <w:color w:val="000000" w:themeColor="text1"/>
        </w:rPr>
        <w:t xml:space="preserve">is used </w:t>
      </w:r>
      <w:r w:rsidRPr="008E6A44">
        <w:rPr>
          <w:rFonts w:eastAsia="Times New Roman"/>
          <w:color w:val="000000" w:themeColor="text1"/>
        </w:rPr>
        <w:t xml:space="preserve">again to initialize </w:t>
      </w:r>
      <w:r w:rsidR="00E2789C">
        <w:rPr>
          <w:rFonts w:eastAsia="Times New Roman"/>
          <w:color w:val="000000" w:themeColor="text1"/>
        </w:rPr>
        <w:t>the</w:t>
      </w:r>
      <w:r w:rsidRPr="008E6A44">
        <w:rPr>
          <w:rFonts w:eastAsia="Times New Roman"/>
          <w:color w:val="000000" w:themeColor="text1"/>
        </w:rPr>
        <w:t xml:space="preserve"> output layer, which is only </w:t>
      </w:r>
      <w:r w:rsidR="00B4131F">
        <w:rPr>
          <w:rFonts w:eastAsia="Times New Roman"/>
          <w:color w:val="000000" w:themeColor="text1"/>
        </w:rPr>
        <w:t xml:space="preserve">two </w:t>
      </w:r>
      <w:r w:rsidRPr="008E6A44">
        <w:rPr>
          <w:rFonts w:eastAsia="Times New Roman"/>
          <w:color w:val="000000" w:themeColor="text1"/>
        </w:rPr>
        <w:t>node</w:t>
      </w:r>
      <w:r w:rsidR="00B4131F">
        <w:rPr>
          <w:rFonts w:eastAsia="Times New Roman"/>
          <w:color w:val="000000" w:themeColor="text1"/>
        </w:rPr>
        <w:t>s</w:t>
      </w:r>
      <w:r w:rsidRPr="008E6A44">
        <w:rPr>
          <w:rFonts w:eastAsia="Times New Roman"/>
          <w:color w:val="000000" w:themeColor="text1"/>
        </w:rPr>
        <w:t xml:space="preserve"> because </w:t>
      </w:r>
      <w:r w:rsidR="00E2789C">
        <w:rPr>
          <w:rFonts w:eastAsia="Times New Roman"/>
          <w:color w:val="000000" w:themeColor="text1"/>
        </w:rPr>
        <w:t xml:space="preserve">the dataset </w:t>
      </w:r>
      <w:proofErr w:type="gramStart"/>
      <w:r w:rsidR="002C6D94" w:rsidRPr="002C6D94">
        <w:rPr>
          <w:rFonts w:eastAsia="Times New Roman"/>
          <w:color w:val="000000" w:themeColor="text1"/>
        </w:rPr>
        <w:t>have</w:t>
      </w:r>
      <w:proofErr w:type="gramEnd"/>
      <w:r w:rsidR="002C6D94" w:rsidRPr="002C6D94">
        <w:rPr>
          <w:rFonts w:eastAsia="Times New Roman"/>
          <w:color w:val="000000" w:themeColor="text1"/>
        </w:rPr>
        <w:t xml:space="preserve"> 2 results i.e. IDC(+) and IDC(-)</w:t>
      </w:r>
      <w:r w:rsidR="0071709E">
        <w:rPr>
          <w:rFonts w:eastAsia="Times New Roman"/>
          <w:color w:val="000000" w:themeColor="text1"/>
        </w:rPr>
        <w:t xml:space="preserve">, and we use </w:t>
      </w:r>
      <w:r w:rsidR="00CA1CD9">
        <w:rPr>
          <w:rFonts w:eastAsia="Times New Roman"/>
          <w:color w:val="000000" w:themeColor="text1"/>
        </w:rPr>
        <w:t xml:space="preserve">the </w:t>
      </w:r>
      <w:proofErr w:type="spellStart"/>
      <w:r w:rsidR="00BD0031">
        <w:rPr>
          <w:rFonts w:eastAsia="Times New Roman"/>
          <w:color w:val="000000" w:themeColor="text1"/>
        </w:rPr>
        <w:t>s</w:t>
      </w:r>
      <w:r w:rsidR="0071709E">
        <w:rPr>
          <w:rFonts w:eastAsia="Times New Roman"/>
          <w:color w:val="000000" w:themeColor="text1"/>
        </w:rPr>
        <w:t>oftmax</w:t>
      </w:r>
      <w:proofErr w:type="spellEnd"/>
      <w:r w:rsidR="0071709E">
        <w:rPr>
          <w:rFonts w:eastAsia="Times New Roman"/>
          <w:color w:val="000000" w:themeColor="text1"/>
        </w:rPr>
        <w:t xml:space="preserve"> activation function.</w:t>
      </w:r>
    </w:p>
    <w:p w14:paraId="0188A681" w14:textId="775821FB" w:rsidR="00E67BE1" w:rsidRDefault="00E67BE1" w:rsidP="008B0E04">
      <w:pPr>
        <w:shd w:val="clear" w:color="auto" w:fill="FFFFFE"/>
        <w:spacing w:after="120"/>
        <w:ind w:firstLine="270"/>
        <w:jc w:val="both"/>
        <w:rPr>
          <w:rFonts w:eastAsia="Times New Roman"/>
          <w:color w:val="000000" w:themeColor="text1"/>
        </w:rPr>
      </w:pPr>
      <w:r w:rsidRPr="00E67BE1">
        <w:rPr>
          <w:rFonts w:eastAsia="Times New Roman"/>
          <w:color w:val="000000" w:themeColor="text1"/>
        </w:rPr>
        <w:t xml:space="preserve">After the CNN model is complete, the next step is to compile </w:t>
      </w:r>
      <w:r w:rsidR="00A71E40">
        <w:rPr>
          <w:rFonts w:eastAsia="Times New Roman"/>
          <w:color w:val="000000" w:themeColor="text1"/>
        </w:rPr>
        <w:t>the model with 3 parameters:</w:t>
      </w:r>
    </w:p>
    <w:p w14:paraId="43B3E35A" w14:textId="5692B1A5" w:rsidR="00FF22F5" w:rsidRDefault="00D512EA" w:rsidP="008B0E04">
      <w:pPr>
        <w:pStyle w:val="ListParagraph"/>
        <w:numPr>
          <w:ilvl w:val="0"/>
          <w:numId w:val="53"/>
        </w:numPr>
        <w:shd w:val="clear" w:color="auto" w:fill="FFFFFE"/>
        <w:spacing w:after="120"/>
        <w:jc w:val="both"/>
        <w:rPr>
          <w:rFonts w:eastAsia="Times New Roman"/>
          <w:color w:val="000000" w:themeColor="text1"/>
        </w:rPr>
      </w:pPr>
      <w:r>
        <w:rPr>
          <w:rFonts w:eastAsia="Times New Roman"/>
          <w:color w:val="000000" w:themeColor="text1"/>
        </w:rPr>
        <w:t>L</w:t>
      </w:r>
      <w:r w:rsidRPr="00D512EA">
        <w:rPr>
          <w:rFonts w:eastAsia="Times New Roman"/>
          <w:color w:val="000000" w:themeColor="text1"/>
        </w:rPr>
        <w:t>oss parameters to determine the loss function</w:t>
      </w:r>
      <w:r w:rsidR="00BD0031">
        <w:rPr>
          <w:rFonts w:eastAsia="Times New Roman"/>
          <w:color w:val="000000" w:themeColor="text1"/>
        </w:rPr>
        <w:t xml:space="preserve">, </w:t>
      </w:r>
      <w:r w:rsidR="008A3A9F">
        <w:rPr>
          <w:rFonts w:eastAsia="Times New Roman"/>
          <w:color w:val="000000" w:themeColor="text1"/>
        </w:rPr>
        <w:t xml:space="preserve">using </w:t>
      </w:r>
      <w:proofErr w:type="spellStart"/>
      <w:r w:rsidR="008A3A9F">
        <w:rPr>
          <w:rFonts w:eastAsia="Times New Roman"/>
          <w:color w:val="000000" w:themeColor="text1"/>
        </w:rPr>
        <w:t>keras.losses.categorical_crossentropy</w:t>
      </w:r>
      <w:proofErr w:type="spellEnd"/>
      <w:r w:rsidR="00A71E40">
        <w:rPr>
          <w:rFonts w:eastAsia="Times New Roman"/>
          <w:color w:val="000000" w:themeColor="text1"/>
        </w:rPr>
        <w:t>.</w:t>
      </w:r>
    </w:p>
    <w:p w14:paraId="3C6EEB2F" w14:textId="5E04C4F2" w:rsidR="00D512EA" w:rsidRDefault="001B5F81" w:rsidP="008B0E04">
      <w:pPr>
        <w:pStyle w:val="ListParagraph"/>
        <w:numPr>
          <w:ilvl w:val="0"/>
          <w:numId w:val="53"/>
        </w:numPr>
        <w:shd w:val="clear" w:color="auto" w:fill="FFFFFE"/>
        <w:spacing w:after="120"/>
        <w:jc w:val="both"/>
        <w:rPr>
          <w:rFonts w:eastAsia="Times New Roman"/>
          <w:color w:val="000000" w:themeColor="text1"/>
        </w:rPr>
      </w:pPr>
      <w:r>
        <w:rPr>
          <w:rFonts w:eastAsia="Times New Roman"/>
          <w:color w:val="000000" w:themeColor="text1"/>
        </w:rPr>
        <w:t>O</w:t>
      </w:r>
      <w:r w:rsidR="00D81E77" w:rsidRPr="00D81E77">
        <w:rPr>
          <w:rFonts w:eastAsia="Times New Roman"/>
          <w:color w:val="000000" w:themeColor="text1"/>
        </w:rPr>
        <w:t>ptimi</w:t>
      </w:r>
      <w:r w:rsidR="00D81E77">
        <w:rPr>
          <w:rFonts w:eastAsia="Times New Roman"/>
          <w:color w:val="000000" w:themeColor="text1"/>
        </w:rPr>
        <w:t>zer</w:t>
      </w:r>
      <w:r w:rsidR="00D81E77" w:rsidRPr="00D81E77">
        <w:rPr>
          <w:rFonts w:eastAsia="Times New Roman"/>
          <w:color w:val="000000" w:themeColor="text1"/>
        </w:rPr>
        <w:t xml:space="preserve"> parameters to define the stochastic gradient descent algorithm</w:t>
      </w:r>
      <w:r w:rsidR="00A71E40">
        <w:rPr>
          <w:rFonts w:eastAsia="Times New Roman"/>
          <w:color w:val="000000" w:themeColor="text1"/>
        </w:rPr>
        <w:t>.</w:t>
      </w:r>
    </w:p>
    <w:p w14:paraId="73A6C80C" w14:textId="1348930B" w:rsidR="005201AE" w:rsidRPr="008B0E04" w:rsidRDefault="001B5F81" w:rsidP="008B0E04">
      <w:pPr>
        <w:pStyle w:val="ListParagraph"/>
        <w:numPr>
          <w:ilvl w:val="0"/>
          <w:numId w:val="53"/>
        </w:numPr>
        <w:shd w:val="clear" w:color="auto" w:fill="FFFFFE"/>
        <w:spacing w:after="120"/>
        <w:jc w:val="both"/>
        <w:rPr>
          <w:rFonts w:eastAsia="Times New Roman"/>
          <w:color w:val="000000" w:themeColor="text1"/>
        </w:rPr>
      </w:pPr>
      <w:r>
        <w:rPr>
          <w:rFonts w:eastAsia="Times New Roman"/>
          <w:color w:val="000000" w:themeColor="text1"/>
        </w:rPr>
        <w:t>M</w:t>
      </w:r>
      <w:r w:rsidRPr="001B5F81">
        <w:rPr>
          <w:rFonts w:eastAsia="Times New Roman"/>
          <w:color w:val="000000" w:themeColor="text1"/>
        </w:rPr>
        <w:t>etrics parameters to determine performance metrics</w:t>
      </w:r>
      <w:r w:rsidR="004C16F1">
        <w:rPr>
          <w:rFonts w:eastAsia="Times New Roman"/>
          <w:color w:val="000000" w:themeColor="text1"/>
        </w:rPr>
        <w:t xml:space="preserve">, using </w:t>
      </w:r>
      <w:r w:rsidR="00A71E40">
        <w:rPr>
          <w:rFonts w:eastAsia="Times New Roman"/>
          <w:color w:val="000000" w:themeColor="text1"/>
        </w:rPr>
        <w:t>‘accuracy’.</w:t>
      </w:r>
    </w:p>
    <w:p w14:paraId="1368D04C" w14:textId="6310088A" w:rsidR="00A71E40" w:rsidRDefault="00064099" w:rsidP="008B0E04">
      <w:pPr>
        <w:shd w:val="clear" w:color="auto" w:fill="FFFFFE"/>
        <w:spacing w:after="120"/>
        <w:ind w:firstLine="360"/>
        <w:jc w:val="both"/>
        <w:rPr>
          <w:rFonts w:eastAsia="Times New Roman"/>
          <w:color w:val="000000" w:themeColor="text1"/>
        </w:rPr>
      </w:pPr>
      <w:r>
        <w:rPr>
          <w:rFonts w:eastAsia="Times New Roman"/>
          <w:color w:val="000000" w:themeColor="text1"/>
        </w:rPr>
        <w:t xml:space="preserve">There are </w:t>
      </w:r>
      <w:r w:rsidR="00DA11C2">
        <w:rPr>
          <w:rFonts w:eastAsia="Times New Roman"/>
          <w:color w:val="000000" w:themeColor="text1"/>
        </w:rPr>
        <w:t xml:space="preserve">two </w:t>
      </w:r>
      <w:r w:rsidR="008B0E04">
        <w:rPr>
          <w:rFonts w:eastAsia="Times New Roman"/>
          <w:color w:val="000000" w:themeColor="text1"/>
        </w:rPr>
        <w:t>o</w:t>
      </w:r>
      <w:r w:rsidR="00DA11C2">
        <w:rPr>
          <w:rFonts w:eastAsia="Times New Roman"/>
          <w:color w:val="000000" w:themeColor="text1"/>
        </w:rPr>
        <w:t>ptimizer</w:t>
      </w:r>
      <w:r w:rsidR="008B0E04">
        <w:rPr>
          <w:rFonts w:eastAsia="Times New Roman"/>
          <w:color w:val="000000" w:themeColor="text1"/>
        </w:rPr>
        <w:t>s</w:t>
      </w:r>
      <w:r>
        <w:rPr>
          <w:rFonts w:eastAsia="Times New Roman"/>
          <w:color w:val="000000" w:themeColor="text1"/>
        </w:rPr>
        <w:t xml:space="preserve"> that </w:t>
      </w:r>
      <w:proofErr w:type="gramStart"/>
      <w:r>
        <w:rPr>
          <w:rFonts w:eastAsia="Times New Roman"/>
          <w:color w:val="000000" w:themeColor="text1"/>
        </w:rPr>
        <w:t>were considered to be</w:t>
      </w:r>
      <w:proofErr w:type="gramEnd"/>
      <w:r>
        <w:rPr>
          <w:rFonts w:eastAsia="Times New Roman"/>
          <w:color w:val="000000" w:themeColor="text1"/>
        </w:rPr>
        <w:t xml:space="preserve"> tested </w:t>
      </w:r>
      <w:r w:rsidR="00433164">
        <w:rPr>
          <w:rFonts w:eastAsia="Times New Roman"/>
          <w:color w:val="000000" w:themeColor="text1"/>
        </w:rPr>
        <w:t>in the model</w:t>
      </w:r>
      <w:r w:rsidR="00092A05">
        <w:rPr>
          <w:rFonts w:eastAsia="Times New Roman"/>
          <w:color w:val="000000" w:themeColor="text1"/>
        </w:rPr>
        <w:t>,</w:t>
      </w:r>
      <w:r w:rsidR="000A749C">
        <w:rPr>
          <w:rFonts w:eastAsia="Times New Roman"/>
          <w:color w:val="000000" w:themeColor="text1"/>
        </w:rPr>
        <w:t xml:space="preserve"> which are</w:t>
      </w:r>
      <w:r w:rsidR="00092A05">
        <w:rPr>
          <w:rFonts w:eastAsia="Times New Roman"/>
          <w:color w:val="000000" w:themeColor="text1"/>
        </w:rPr>
        <w:t xml:space="preserve"> </w:t>
      </w:r>
      <w:proofErr w:type="spellStart"/>
      <w:r w:rsidR="00092A05">
        <w:rPr>
          <w:rFonts w:eastAsia="Times New Roman"/>
          <w:color w:val="000000" w:themeColor="text1"/>
        </w:rPr>
        <w:t>Adadelta</w:t>
      </w:r>
      <w:proofErr w:type="spellEnd"/>
      <w:r w:rsidR="00092A05">
        <w:rPr>
          <w:rFonts w:eastAsia="Times New Roman"/>
          <w:color w:val="000000" w:themeColor="text1"/>
        </w:rPr>
        <w:t xml:space="preserve"> Optimizer and Adam Optimizer.</w:t>
      </w:r>
    </w:p>
    <w:p w14:paraId="660AB3FF" w14:textId="4FC1EEC3" w:rsidR="002F7172" w:rsidRDefault="00092A05" w:rsidP="009B4EE3">
      <w:pPr>
        <w:shd w:val="clear" w:color="auto" w:fill="FFFFFE"/>
        <w:spacing w:after="120"/>
        <w:ind w:firstLine="360"/>
        <w:jc w:val="both"/>
        <w:rPr>
          <w:rFonts w:eastAsia="Times New Roman"/>
          <w:color w:val="000000" w:themeColor="text1"/>
        </w:rPr>
      </w:pPr>
      <w:r>
        <w:rPr>
          <w:rFonts w:eastAsia="Times New Roman"/>
          <w:color w:val="000000" w:themeColor="text1"/>
        </w:rPr>
        <w:t>The f</w:t>
      </w:r>
      <w:r w:rsidR="00DA11C2">
        <w:rPr>
          <w:rFonts w:eastAsia="Times New Roman"/>
          <w:color w:val="000000" w:themeColor="text1"/>
        </w:rPr>
        <w:t xml:space="preserve">irst </w:t>
      </w:r>
      <w:r>
        <w:rPr>
          <w:rFonts w:eastAsia="Times New Roman"/>
          <w:color w:val="000000" w:themeColor="text1"/>
        </w:rPr>
        <w:t xml:space="preserve">optimizer </w:t>
      </w:r>
      <w:r w:rsidR="00DA11C2">
        <w:rPr>
          <w:rFonts w:eastAsia="Times New Roman"/>
          <w:color w:val="000000" w:themeColor="text1"/>
        </w:rPr>
        <w:t xml:space="preserve">is </w:t>
      </w:r>
      <w:proofErr w:type="spellStart"/>
      <w:r w:rsidR="00741E28" w:rsidRPr="00741E28">
        <w:rPr>
          <w:rFonts w:eastAsia="Times New Roman"/>
          <w:color w:val="000000" w:themeColor="text1"/>
        </w:rPr>
        <w:t>Adadelta</w:t>
      </w:r>
      <w:proofErr w:type="spellEnd"/>
      <w:r w:rsidR="00741E28" w:rsidRPr="00741E28">
        <w:rPr>
          <w:rFonts w:eastAsia="Times New Roman"/>
          <w:color w:val="000000" w:themeColor="text1"/>
        </w:rPr>
        <w:t xml:space="preserve"> Optimizer</w:t>
      </w:r>
      <w:r w:rsidR="009B4EE3">
        <w:rPr>
          <w:rFonts w:eastAsia="Times New Roman"/>
          <w:color w:val="000000" w:themeColor="text1"/>
        </w:rPr>
        <w:t>, w</w:t>
      </w:r>
      <w:r w:rsidR="00741E28" w:rsidRPr="00741E28">
        <w:rPr>
          <w:rFonts w:eastAsia="Times New Roman"/>
          <w:color w:val="000000" w:themeColor="text1"/>
        </w:rPr>
        <w:t xml:space="preserve">here </w:t>
      </w:r>
      <w:proofErr w:type="spellStart"/>
      <w:r w:rsidR="00741E28" w:rsidRPr="00741E28">
        <w:rPr>
          <w:rFonts w:eastAsia="Times New Roman"/>
          <w:color w:val="000000" w:themeColor="text1"/>
        </w:rPr>
        <w:t>Adadelta</w:t>
      </w:r>
      <w:proofErr w:type="spellEnd"/>
      <w:r w:rsidR="00741E28" w:rsidRPr="00741E28">
        <w:rPr>
          <w:rFonts w:eastAsia="Times New Roman"/>
          <w:color w:val="000000" w:themeColor="text1"/>
        </w:rPr>
        <w:t xml:space="preserve"> itself has the formula:</w:t>
      </w:r>
    </w:p>
    <w:p w14:paraId="17EDFF71" w14:textId="69BBD6A3" w:rsidR="0088244F" w:rsidRPr="005E5DF2" w:rsidRDefault="00CB02A9" w:rsidP="008B0E04">
      <w:pPr>
        <w:tabs>
          <w:tab w:val="left" w:pos="288"/>
        </w:tabs>
        <w:spacing w:after="120"/>
        <w:jc w:val="both"/>
        <w:rPr>
          <w:rFonts w:eastAsia="Times New Roman"/>
          <w:color w:val="000000" w:themeColor="text1"/>
          <w:sz w:val="24"/>
          <w:szCs w:val="24"/>
        </w:rPr>
      </w:pPr>
      <m:oMathPara>
        <m:oMath>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t+1</m:t>
              </m:r>
            </m:sub>
          </m:sSub>
          <m:r>
            <w:rPr>
              <w:rFonts w:ascii="Cambria Math" w:eastAsia="Times New Roman" w:hAnsi="Cambria Math"/>
              <w:color w:val="000000" w:themeColor="text1"/>
              <w:sz w:val="18"/>
              <w:szCs w:val="18"/>
            </w:rPr>
            <m:t xml:space="preserve">= </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m:t>
              </m:r>
            </m:sub>
          </m:sSub>
        </m:oMath>
      </m:oMathPara>
    </w:p>
    <w:p w14:paraId="2F13E337" w14:textId="77777777" w:rsidR="00092A05" w:rsidRDefault="00092A05" w:rsidP="008B0E04">
      <w:pPr>
        <w:tabs>
          <w:tab w:val="left" w:pos="288"/>
        </w:tabs>
        <w:spacing w:after="120"/>
        <w:jc w:val="both"/>
        <w:rPr>
          <w:rFonts w:eastAsia="Times New Roman"/>
          <w:color w:val="000000" w:themeColor="text1"/>
        </w:rPr>
      </w:pPr>
      <w:r>
        <w:rPr>
          <w:rFonts w:eastAsia="Times New Roman"/>
          <w:color w:val="000000" w:themeColor="text1"/>
        </w:rPr>
        <w:tab/>
      </w:r>
    </w:p>
    <w:p w14:paraId="61899D2F" w14:textId="586EA269" w:rsidR="00165FD7" w:rsidRDefault="009B4EE3" w:rsidP="008B0E04">
      <w:pPr>
        <w:tabs>
          <w:tab w:val="left" w:pos="288"/>
        </w:tabs>
        <w:spacing w:after="120"/>
        <w:jc w:val="both"/>
        <w:rPr>
          <w:rFonts w:eastAsia="Times New Roman"/>
          <w:color w:val="000000" w:themeColor="text1"/>
        </w:rPr>
      </w:pPr>
      <w:r>
        <w:rPr>
          <w:rFonts w:eastAsia="Times New Roman"/>
          <w:color w:val="000000" w:themeColor="text1"/>
        </w:rPr>
        <w:tab/>
      </w:r>
      <w:r w:rsidR="00092A05">
        <w:rPr>
          <w:rFonts w:eastAsia="Times New Roman"/>
          <w:color w:val="000000" w:themeColor="text1"/>
        </w:rPr>
        <w:t>T</w:t>
      </w:r>
      <w:r w:rsidR="00DA11C2">
        <w:rPr>
          <w:rFonts w:eastAsia="Times New Roman"/>
          <w:color w:val="000000" w:themeColor="text1"/>
        </w:rPr>
        <w:t>he second optimizer is Adam Optimizer</w:t>
      </w:r>
      <w:r>
        <w:rPr>
          <w:rFonts w:eastAsia="Times New Roman"/>
          <w:color w:val="000000" w:themeColor="text1"/>
        </w:rPr>
        <w:t>, w</w:t>
      </w:r>
      <w:r w:rsidR="00DA11C2">
        <w:rPr>
          <w:rFonts w:eastAsia="Times New Roman"/>
          <w:color w:val="000000" w:themeColor="text1"/>
        </w:rPr>
        <w:t>here Adam itself has the formula:</w:t>
      </w:r>
    </w:p>
    <w:p w14:paraId="00FC90B9" w14:textId="0B4D72B7" w:rsidR="00DA11C2" w:rsidRDefault="000E461B" w:rsidP="008B0E04">
      <w:pPr>
        <w:tabs>
          <w:tab w:val="left" w:pos="288"/>
        </w:tabs>
        <w:spacing w:after="120"/>
        <w:jc w:val="both"/>
        <w:rPr>
          <w:rFonts w:eastAsia="Times New Roman"/>
          <w:color w:val="000000" w:themeColor="text1"/>
        </w:rPr>
      </w:pPr>
      <m:oMathPara>
        <m:oMath>
          <m:r>
            <w:rPr>
              <w:rFonts w:ascii="Cambria Math" w:eastAsia="Times New Roman" w:hAnsi="Cambria Math"/>
              <w:color w:val="000000" w:themeColor="text1"/>
              <w:sz w:val="18"/>
              <w:szCs w:val="18"/>
            </w:rPr>
            <m:t>∆</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m:t>
          </m:r>
          <m:f>
            <m:fPr>
              <m:ctrlPr>
                <w:rPr>
                  <w:rFonts w:ascii="Cambria Math" w:eastAsia="Times New Roman" w:hAnsi="Cambria Math"/>
                  <w:color w:val="000000" w:themeColor="text1"/>
                  <w:sz w:val="18"/>
                  <w:szCs w:val="18"/>
                </w:rPr>
              </m:ctrlPr>
            </m:fPr>
            <m:num>
              <m:r>
                <w:rPr>
                  <w:rFonts w:ascii="Cambria Math" w:eastAsia="Times New Roman" w:hAnsi="Cambria Math"/>
                  <w:color w:val="000000" w:themeColor="text1"/>
                  <w:sz w:val="18"/>
                  <w:szCs w:val="18"/>
                </w:rPr>
                <m:t>-η</m:t>
              </m:r>
            </m:num>
            <m:den>
              <m:rad>
                <m:radPr>
                  <m:degHide m:val="1"/>
                  <m:ctrlPr>
                    <w:rPr>
                      <w:rFonts w:ascii="Cambria Math" w:eastAsia="Times New Roman" w:hAnsi="Cambria Math"/>
                      <w:i/>
                      <w:color w:val="000000" w:themeColor="text1"/>
                      <w:sz w:val="18"/>
                      <w:szCs w:val="18"/>
                    </w:rPr>
                  </m:ctrlPr>
                </m:radPr>
                <m:deg/>
                <m:e>
                  <m:acc>
                    <m:accPr>
                      <m:ctrlPr>
                        <w:rPr>
                          <w:rFonts w:ascii="Cambria Math" w:eastAsia="Times New Roman" w:hAnsi="Cambria Math"/>
                          <w:i/>
                          <w:color w:val="000000" w:themeColor="text1"/>
                        </w:rPr>
                      </m:ctrlPr>
                    </m:accPr>
                    <m:e>
                      <m:r>
                        <w:rPr>
                          <w:rFonts w:ascii="Cambria Math" w:eastAsia="Times New Roman" w:hAnsi="Cambria Math"/>
                          <w:color w:val="000000" w:themeColor="text1"/>
                        </w:rPr>
                        <m:t xml:space="preserve">ν </m:t>
                      </m:r>
                    </m:e>
                  </m:acc>
                  <m:r>
                    <w:rPr>
                      <w:rFonts w:ascii="Cambria Math" w:eastAsia="Times New Roman" w:hAnsi="Cambria Math"/>
                      <w:color w:val="000000" w:themeColor="text1"/>
                    </w:rPr>
                    <m:t xml:space="preserve">ₜ+ </m:t>
                  </m:r>
                  <m:r>
                    <w:rPr>
                      <w:rFonts w:ascii="Cambria Math" w:eastAsia="Times New Roman" w:hAnsi="Cambria Math"/>
                      <w:color w:val="000000" w:themeColor="text1"/>
                      <w:sz w:val="18"/>
                      <w:szCs w:val="18"/>
                    </w:rPr>
                    <m:t>ϵ</m:t>
                  </m:r>
                  <m:r>
                    <w:rPr>
                      <w:rFonts w:ascii="Cambria Math" w:eastAsia="Times New Roman" w:hAnsi="Cambria Math"/>
                      <w:color w:val="000000" w:themeColor="text1"/>
                    </w:rPr>
                    <m:t xml:space="preserve"> </m:t>
                  </m:r>
                </m:e>
              </m:rad>
            </m:den>
          </m:f>
          <m:r>
            <w:rPr>
              <w:rFonts w:ascii="Cambria Math" w:eastAsia="Times New Roman" w:hAnsi="Cambria Math"/>
              <w:color w:val="000000" w:themeColor="text1"/>
              <w:sz w:val="18"/>
              <w:szCs w:val="18"/>
            </w:rPr>
            <m:t xml:space="preserve"> </m:t>
          </m:r>
          <m:acc>
            <m:accPr>
              <m:ctrlPr>
                <w:rPr>
                  <w:rFonts w:ascii="Cambria Math" w:eastAsia="Times New Roman" w:hAnsi="Cambria Math"/>
                  <w:i/>
                  <w:color w:val="000000" w:themeColor="text1"/>
                </w:rPr>
              </m:ctrlPr>
            </m:accPr>
            <m:e>
              <m:r>
                <w:rPr>
                  <w:rFonts w:ascii="Cambria Math" w:eastAsia="Times New Roman" w:hAnsi="Cambria Math"/>
                  <w:color w:val="000000" w:themeColor="text1"/>
                </w:rPr>
                <m:t>m</m:t>
              </m:r>
              <m:r>
                <w:rPr>
                  <w:rFonts w:ascii="Cambria Math" w:eastAsia="Times New Roman" w:hAnsi="Cambria Math"/>
                  <w:color w:val="000000" w:themeColor="text1"/>
                </w:rPr>
                <m:t xml:space="preserve"> </m:t>
              </m:r>
            </m:e>
          </m:acc>
          <m:r>
            <w:rPr>
              <w:rFonts w:ascii="Cambria Math" w:eastAsia="Times New Roman" w:hAnsi="Cambria Math"/>
              <w:color w:val="000000" w:themeColor="text1"/>
            </w:rPr>
            <m:t>ₜ</m:t>
          </m:r>
        </m:oMath>
      </m:oMathPara>
    </w:p>
    <w:p w14:paraId="12BCE533" w14:textId="77777777" w:rsidR="002D17FF" w:rsidRDefault="002D17FF" w:rsidP="008B0E04">
      <w:pPr>
        <w:tabs>
          <w:tab w:val="left" w:pos="288"/>
        </w:tabs>
        <w:spacing w:after="120"/>
        <w:jc w:val="both"/>
        <w:rPr>
          <w:rFonts w:eastAsia="Times New Roman"/>
          <w:color w:val="000000" w:themeColor="text1"/>
        </w:rPr>
      </w:pPr>
    </w:p>
    <w:p w14:paraId="2F542936" w14:textId="77777777" w:rsidR="00EF1997" w:rsidRDefault="00EF1997" w:rsidP="008B0E04">
      <w:pPr>
        <w:tabs>
          <w:tab w:val="left" w:pos="288"/>
        </w:tabs>
        <w:spacing w:after="120"/>
        <w:jc w:val="both"/>
        <w:rPr>
          <w:rFonts w:eastAsia="Times New Roman"/>
          <w:color w:val="000000" w:themeColor="text1"/>
        </w:rPr>
      </w:pPr>
      <w:r>
        <w:rPr>
          <w:rFonts w:eastAsia="Times New Roman"/>
          <w:color w:val="000000" w:themeColor="text1"/>
        </w:rPr>
        <w:t>Where:</w:t>
      </w:r>
    </w:p>
    <w:p w14:paraId="4ABDBA82" w14:textId="77777777" w:rsidR="00EF1997" w:rsidRPr="005E5DF2" w:rsidRDefault="000960D8" w:rsidP="008B0E04">
      <w:pPr>
        <w:pStyle w:val="ListParagraph"/>
        <w:numPr>
          <w:ilvl w:val="0"/>
          <w:numId w:val="54"/>
        </w:numPr>
        <w:tabs>
          <w:tab w:val="left" w:pos="288"/>
        </w:tabs>
        <w:spacing w:after="120"/>
        <w:jc w:val="both"/>
        <w:rPr>
          <w:rFonts w:eastAsia="Times New Roman"/>
          <w:color w:val="000000" w:themeColor="text1"/>
          <w:sz w:val="24"/>
          <w:szCs w:val="24"/>
        </w:rPr>
      </w:pPr>
      <m:oMath>
        <m:r>
          <w:rPr>
            <w:rFonts w:ascii="Cambria Math" w:eastAsia="Times New Roman" w:hAnsi="Cambria Math"/>
            <w:color w:val="000000" w:themeColor="text1"/>
            <w:sz w:val="18"/>
            <w:szCs w:val="18"/>
          </w:rPr>
          <m:t>∆</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m:t>
        </m:r>
        <m:f>
          <m:fPr>
            <m:ctrlPr>
              <w:rPr>
                <w:rFonts w:ascii="Cambria Math" w:eastAsia="Times New Roman" w:hAnsi="Cambria Math"/>
                <w:i/>
                <w:color w:val="000000" w:themeColor="text1"/>
                <w:sz w:val="18"/>
                <w:szCs w:val="18"/>
              </w:rPr>
            </m:ctrlPr>
          </m:fPr>
          <m:num>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RMS[∆θ]</m:t>
                </m:r>
              </m:e>
              <m:sub>
                <m:r>
                  <w:rPr>
                    <w:rFonts w:ascii="Cambria Math" w:eastAsia="Times New Roman" w:hAnsi="Cambria Math"/>
                    <w:color w:val="000000" w:themeColor="text1"/>
                    <w:sz w:val="18"/>
                    <w:szCs w:val="18"/>
                  </w:rPr>
                  <m:t>t-1</m:t>
                </m:r>
              </m:sub>
            </m:sSub>
          </m:num>
          <m:den>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RMS[g]</m:t>
                </m:r>
              </m:e>
              <m:sub>
                <m:r>
                  <w:rPr>
                    <w:rFonts w:ascii="Cambria Math" w:eastAsia="Times New Roman" w:hAnsi="Cambria Math"/>
                    <w:color w:val="000000" w:themeColor="text1"/>
                    <w:sz w:val="18"/>
                    <w:szCs w:val="18"/>
                  </w:rPr>
                  <m:t>t</m:t>
                </m:r>
              </m:sub>
            </m:sSub>
          </m:den>
        </m:f>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g</m:t>
            </m:r>
          </m:e>
          <m:sub>
            <m:r>
              <w:rPr>
                <w:rFonts w:ascii="Cambria Math" w:eastAsia="Times New Roman" w:hAnsi="Cambria Math"/>
                <w:color w:val="000000" w:themeColor="text1"/>
                <w:sz w:val="18"/>
                <w:szCs w:val="18"/>
              </w:rPr>
              <m:t>t</m:t>
            </m:r>
          </m:sub>
        </m:sSub>
      </m:oMath>
    </w:p>
    <w:p w14:paraId="6BA8E869" w14:textId="77777777" w:rsidR="00EF1997" w:rsidRPr="005E5DF2" w:rsidRDefault="000960D8" w:rsidP="008B0E04">
      <w:pPr>
        <w:pStyle w:val="ListParagraph"/>
        <w:numPr>
          <w:ilvl w:val="0"/>
          <w:numId w:val="54"/>
        </w:numPr>
        <w:tabs>
          <w:tab w:val="left" w:pos="288"/>
        </w:tabs>
        <w:spacing w:after="120"/>
        <w:jc w:val="both"/>
        <w:rPr>
          <w:rFonts w:eastAsia="Times New Roman"/>
          <w:color w:val="000000" w:themeColor="text1"/>
          <w:sz w:val="24"/>
          <w:szCs w:val="24"/>
        </w:rPr>
      </w:pPr>
      <m:oMath>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RMS[∆θ]</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 xml:space="preserve">= </m:t>
        </m:r>
        <m:rad>
          <m:radPr>
            <m:degHide m:val="1"/>
            <m:ctrlPr>
              <w:rPr>
                <w:rFonts w:ascii="Cambria Math" w:eastAsia="Times New Roman" w:hAnsi="Cambria Math"/>
                <w:i/>
                <w:color w:val="000000" w:themeColor="text1"/>
                <w:sz w:val="18"/>
                <w:szCs w:val="18"/>
              </w:rPr>
            </m:ctrlPr>
          </m:radPr>
          <m:deg/>
          <m:e>
            <m:r>
              <w:rPr>
                <w:rFonts w:ascii="Cambria Math" w:eastAsia="Times New Roman" w:hAnsi="Cambria Math"/>
                <w:color w:val="000000" w:themeColor="text1"/>
                <w:sz w:val="18"/>
                <w:szCs w:val="18"/>
              </w:rPr>
              <m:t>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θ</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+ϵ</m:t>
            </m:r>
          </m:e>
        </m:rad>
      </m:oMath>
    </w:p>
    <w:p w14:paraId="49E90685" w14:textId="77777777" w:rsidR="00EF1997" w:rsidRPr="005E5DF2" w:rsidRDefault="000960D8" w:rsidP="008B0E04">
      <w:pPr>
        <w:pStyle w:val="ListParagraph"/>
        <w:numPr>
          <w:ilvl w:val="0"/>
          <w:numId w:val="54"/>
        </w:numPr>
        <w:tabs>
          <w:tab w:val="left" w:pos="288"/>
        </w:tabs>
        <w:spacing w:after="120"/>
        <w:jc w:val="both"/>
        <w:rPr>
          <w:rFonts w:eastAsia="Times New Roman"/>
          <w:color w:val="000000" w:themeColor="text1"/>
          <w:sz w:val="24"/>
          <w:szCs w:val="24"/>
        </w:rPr>
      </w:pPr>
      <m:oMath>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RMS[g]</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 xml:space="preserve">= </m:t>
        </m:r>
        <m:rad>
          <m:radPr>
            <m:degHide m:val="1"/>
            <m:ctrlPr>
              <w:rPr>
                <w:rFonts w:ascii="Cambria Math" w:eastAsia="Times New Roman" w:hAnsi="Cambria Math"/>
                <w:i/>
                <w:color w:val="000000" w:themeColor="text1"/>
                <w:sz w:val="18"/>
                <w:szCs w:val="18"/>
              </w:rPr>
            </m:ctrlPr>
          </m:radPr>
          <m:deg/>
          <m:e>
            <m:r>
              <w:rPr>
                <w:rFonts w:ascii="Cambria Math" w:eastAsia="Times New Roman" w:hAnsi="Cambria Math"/>
                <w:color w:val="000000" w:themeColor="text1"/>
                <w:sz w:val="18"/>
                <w:szCs w:val="18"/>
              </w:rPr>
              <m:t>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g</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m:t>
            </m:r>
          </m:e>
        </m:rad>
      </m:oMath>
    </w:p>
    <w:p w14:paraId="0BABF842" w14:textId="77777777" w:rsidR="00EF1997" w:rsidRPr="005E5DF2" w:rsidRDefault="000960D8" w:rsidP="008B0E04">
      <w:pPr>
        <w:pStyle w:val="ListParagraph"/>
        <w:numPr>
          <w:ilvl w:val="0"/>
          <w:numId w:val="54"/>
        </w:numPr>
        <w:tabs>
          <w:tab w:val="left" w:pos="288"/>
        </w:tabs>
        <w:spacing w:after="120"/>
        <w:jc w:val="both"/>
        <w:rPr>
          <w:rFonts w:eastAsia="Times New Roman"/>
          <w:color w:val="000000" w:themeColor="text1"/>
          <w:sz w:val="24"/>
          <w:szCs w:val="24"/>
        </w:rPr>
      </w:pPr>
      <m:oMath>
        <m:r>
          <w:rPr>
            <w:rFonts w:ascii="Cambria Math" w:eastAsia="Times New Roman" w:hAnsi="Cambria Math"/>
            <w:color w:val="000000" w:themeColor="text1"/>
            <w:sz w:val="18"/>
            <w:szCs w:val="18"/>
          </w:rPr>
          <m:t>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θ</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m:t>
        </m:r>
      </m:oMath>
      <w:r w:rsidR="00EF1997" w:rsidRPr="005E5DF2">
        <w:rPr>
          <w:rFonts w:eastAsia="Times New Roman"/>
          <w:color w:val="000000" w:themeColor="text1"/>
          <w:sz w:val="18"/>
          <w:szCs w:val="18"/>
        </w:rPr>
        <w:t xml:space="preserve"> </w:t>
      </w:r>
      <m:oMath>
        <m:r>
          <w:rPr>
            <w:rFonts w:ascii="Cambria Math" w:eastAsia="Times New Roman" w:hAnsi="Cambria Math"/>
            <w:color w:val="000000" w:themeColor="text1"/>
            <w:sz w:val="18"/>
            <w:szCs w:val="18"/>
          </w:rPr>
          <m:t>γE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θ</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t-1</m:t>
            </m:r>
          </m:sub>
        </m:sSub>
        <m:r>
          <w:rPr>
            <w:rFonts w:ascii="Cambria Math" w:eastAsia="Times New Roman" w:hAnsi="Cambria Math"/>
            <w:color w:val="000000" w:themeColor="text1"/>
            <w:sz w:val="18"/>
            <w:szCs w:val="18"/>
          </w:rPr>
          <m:t>+(1-γ)</m:t>
        </m:r>
        <m:sSubSup>
          <m:sSubSupPr>
            <m:ctrlPr>
              <w:rPr>
                <w:rFonts w:ascii="Cambria Math" w:eastAsia="Times New Roman" w:hAnsi="Cambria Math"/>
                <w:i/>
                <w:color w:val="000000" w:themeColor="text1"/>
                <w:sz w:val="18"/>
                <w:szCs w:val="18"/>
              </w:rPr>
            </m:ctrlPr>
          </m:sSubSupPr>
          <m:e>
            <m:r>
              <w:rPr>
                <w:rFonts w:ascii="Cambria Math" w:eastAsia="Times New Roman" w:hAnsi="Cambria Math"/>
                <w:color w:val="000000" w:themeColor="text1"/>
                <w:sz w:val="18"/>
                <w:szCs w:val="18"/>
              </w:rPr>
              <m:t>∆θ</m:t>
            </m:r>
          </m:e>
          <m:sub>
            <m:r>
              <w:rPr>
                <w:rFonts w:ascii="Cambria Math" w:eastAsia="Times New Roman" w:hAnsi="Cambria Math"/>
                <w:color w:val="000000" w:themeColor="text1"/>
                <w:sz w:val="18"/>
                <w:szCs w:val="18"/>
              </w:rPr>
              <m:t>t</m:t>
            </m:r>
          </m:sub>
          <m:sup>
            <m:r>
              <w:rPr>
                <w:rFonts w:ascii="Cambria Math" w:eastAsia="Times New Roman" w:hAnsi="Cambria Math"/>
                <w:color w:val="000000" w:themeColor="text1"/>
                <w:sz w:val="18"/>
                <w:szCs w:val="18"/>
              </w:rPr>
              <m:t>2</m:t>
            </m:r>
          </m:sup>
        </m:sSubSup>
      </m:oMath>
    </w:p>
    <w:p w14:paraId="5F5FAA95" w14:textId="77777777" w:rsidR="00EF1997" w:rsidRPr="005E5DF2" w:rsidRDefault="000960D8" w:rsidP="008B0E04">
      <w:pPr>
        <w:pStyle w:val="ListParagraph"/>
        <w:numPr>
          <w:ilvl w:val="0"/>
          <w:numId w:val="54"/>
        </w:numPr>
        <w:tabs>
          <w:tab w:val="left" w:pos="288"/>
        </w:tabs>
        <w:spacing w:after="120"/>
        <w:jc w:val="both"/>
        <w:rPr>
          <w:rFonts w:eastAsia="Times New Roman"/>
          <w:color w:val="000000" w:themeColor="text1"/>
          <w:sz w:val="24"/>
          <w:szCs w:val="24"/>
        </w:rPr>
      </w:pPr>
      <m:oMath>
        <m:r>
          <w:rPr>
            <w:rFonts w:ascii="Cambria Math" w:eastAsia="Times New Roman" w:hAnsi="Cambria Math"/>
            <w:color w:val="000000" w:themeColor="text1"/>
            <w:sz w:val="18"/>
            <w:szCs w:val="18"/>
          </w:rPr>
          <m:t>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g</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m:t>
            </m:r>
          </m:sub>
        </m:sSub>
        <m:r>
          <w:rPr>
            <w:rFonts w:ascii="Cambria Math" w:eastAsia="Times New Roman" w:hAnsi="Cambria Math"/>
            <w:color w:val="000000" w:themeColor="text1"/>
            <w:sz w:val="18"/>
            <w:szCs w:val="18"/>
          </w:rPr>
          <m:t>= γE</m:t>
        </m:r>
        <m:sSub>
          <m:sSubPr>
            <m:ctrlPr>
              <w:rPr>
                <w:rFonts w:ascii="Cambria Math" w:eastAsia="Times New Roman" w:hAnsi="Cambria Math"/>
                <w:i/>
                <w:color w:val="000000" w:themeColor="text1"/>
                <w:sz w:val="18"/>
                <w:szCs w:val="18"/>
              </w:rPr>
            </m:ctrlPr>
          </m:sSubPr>
          <m:e>
            <m:r>
              <w:rPr>
                <w:rFonts w:ascii="Cambria Math" w:eastAsia="Times New Roman" w:hAnsi="Cambria Math"/>
                <w:color w:val="000000" w:themeColor="text1"/>
                <w:sz w:val="18"/>
                <w:szCs w:val="18"/>
              </w:rPr>
              <m:t>[</m:t>
            </m:r>
            <m:sSup>
              <m:sSupPr>
                <m:ctrlPr>
                  <w:rPr>
                    <w:rFonts w:ascii="Cambria Math" w:eastAsia="Times New Roman" w:hAnsi="Cambria Math"/>
                    <w:i/>
                    <w:color w:val="000000" w:themeColor="text1"/>
                    <w:sz w:val="18"/>
                    <w:szCs w:val="18"/>
                  </w:rPr>
                </m:ctrlPr>
              </m:sSupPr>
              <m:e>
                <m:r>
                  <w:rPr>
                    <w:rFonts w:ascii="Cambria Math" w:eastAsia="Times New Roman" w:hAnsi="Cambria Math"/>
                    <w:color w:val="000000" w:themeColor="text1"/>
                    <w:sz w:val="18"/>
                    <w:szCs w:val="18"/>
                  </w:rPr>
                  <m:t>g</m:t>
                </m:r>
              </m:e>
              <m:sup>
                <m:r>
                  <w:rPr>
                    <w:rFonts w:ascii="Cambria Math" w:eastAsia="Times New Roman" w:hAnsi="Cambria Math"/>
                    <w:color w:val="000000" w:themeColor="text1"/>
                    <w:sz w:val="18"/>
                    <w:szCs w:val="18"/>
                  </w:rPr>
                  <m:t>2</m:t>
                </m:r>
              </m:sup>
            </m:sSup>
            <m:r>
              <w:rPr>
                <w:rFonts w:ascii="Cambria Math" w:eastAsia="Times New Roman" w:hAnsi="Cambria Math"/>
                <w:color w:val="000000" w:themeColor="text1"/>
                <w:sz w:val="18"/>
                <w:szCs w:val="18"/>
              </w:rPr>
              <m:t>]</m:t>
            </m:r>
          </m:e>
          <m:sub>
            <m:r>
              <w:rPr>
                <w:rFonts w:ascii="Cambria Math" w:eastAsia="Times New Roman" w:hAnsi="Cambria Math"/>
                <w:color w:val="000000" w:themeColor="text1"/>
                <w:sz w:val="18"/>
                <w:szCs w:val="18"/>
              </w:rPr>
              <m:t>t-1</m:t>
            </m:r>
          </m:sub>
        </m:sSub>
        <m:r>
          <w:rPr>
            <w:rFonts w:ascii="Cambria Math" w:eastAsia="Times New Roman" w:hAnsi="Cambria Math"/>
            <w:color w:val="000000" w:themeColor="text1"/>
            <w:sz w:val="18"/>
            <w:szCs w:val="18"/>
          </w:rPr>
          <m:t>+(1-γ)</m:t>
        </m:r>
        <m:sSubSup>
          <m:sSubSupPr>
            <m:ctrlPr>
              <w:rPr>
                <w:rFonts w:ascii="Cambria Math" w:eastAsia="Times New Roman" w:hAnsi="Cambria Math"/>
                <w:i/>
                <w:color w:val="000000" w:themeColor="text1"/>
                <w:sz w:val="18"/>
                <w:szCs w:val="18"/>
              </w:rPr>
            </m:ctrlPr>
          </m:sSubSupPr>
          <m:e>
            <m:r>
              <w:rPr>
                <w:rFonts w:ascii="Cambria Math" w:eastAsia="Times New Roman" w:hAnsi="Cambria Math"/>
                <w:color w:val="000000" w:themeColor="text1"/>
                <w:sz w:val="18"/>
                <w:szCs w:val="18"/>
              </w:rPr>
              <m:t>g</m:t>
            </m:r>
          </m:e>
          <m:sub>
            <m:r>
              <w:rPr>
                <w:rFonts w:ascii="Cambria Math" w:eastAsia="Times New Roman" w:hAnsi="Cambria Math"/>
                <w:color w:val="000000" w:themeColor="text1"/>
                <w:sz w:val="18"/>
                <w:szCs w:val="18"/>
              </w:rPr>
              <m:t>t</m:t>
            </m:r>
          </m:sub>
          <m:sup>
            <m:r>
              <w:rPr>
                <w:rFonts w:ascii="Cambria Math" w:eastAsia="Times New Roman" w:hAnsi="Cambria Math"/>
                <w:color w:val="000000" w:themeColor="text1"/>
                <w:sz w:val="18"/>
                <w:szCs w:val="18"/>
              </w:rPr>
              <m:t>2</m:t>
            </m:r>
          </m:sup>
        </m:sSubSup>
      </m:oMath>
    </w:p>
    <w:p w14:paraId="4003EF78" w14:textId="04FE2833" w:rsidR="00721048" w:rsidRPr="005E5DF2" w:rsidRDefault="00142BC9" w:rsidP="008B0E04">
      <w:pPr>
        <w:pStyle w:val="ListParagraph"/>
        <w:numPr>
          <w:ilvl w:val="0"/>
          <w:numId w:val="54"/>
        </w:numPr>
        <w:tabs>
          <w:tab w:val="left" w:pos="288"/>
        </w:tabs>
        <w:spacing w:after="120"/>
        <w:jc w:val="both"/>
        <w:rPr>
          <w:rFonts w:eastAsia="Times New Roman"/>
          <w:color w:val="000000" w:themeColor="text1"/>
          <w:sz w:val="24"/>
          <w:szCs w:val="24"/>
        </w:rPr>
      </w:pPr>
      <m:oMath>
        <m:acc>
          <m:accPr>
            <m:ctrlPr>
              <w:rPr>
                <w:rFonts w:ascii="Cambria Math" w:eastAsia="Times New Roman" w:hAnsi="Cambria Math"/>
                <w:i/>
                <w:color w:val="000000" w:themeColor="text1"/>
              </w:rPr>
            </m:ctrlPr>
          </m:accPr>
          <m:e>
            <m:r>
              <w:rPr>
                <w:rFonts w:ascii="Cambria Math" w:eastAsia="Times New Roman" w:hAnsi="Cambria Math"/>
                <w:color w:val="000000" w:themeColor="text1"/>
              </w:rPr>
              <m:t>m</m:t>
            </m:r>
            <m:r>
              <w:rPr>
                <w:rFonts w:ascii="Cambria Math" w:eastAsia="Times New Roman" w:hAnsi="Cambria Math"/>
                <w:color w:val="000000" w:themeColor="text1"/>
              </w:rPr>
              <m:t xml:space="preserve"> </m:t>
            </m:r>
          </m:e>
        </m:acc>
        <m:r>
          <w:rPr>
            <w:rFonts w:ascii="Cambria Math" w:eastAsia="Times New Roman" w:hAnsi="Cambria Math"/>
            <w:color w:val="000000" w:themeColor="text1"/>
          </w:rPr>
          <m:t>ₜ=</m:t>
        </m:r>
        <m:f>
          <m:fPr>
            <m:ctrlPr>
              <w:rPr>
                <w:rFonts w:ascii="Cambria Math" w:eastAsia="Times New Roman" w:hAnsi="Cambria Math"/>
                <w:color w:val="000000" w:themeColor="text1"/>
              </w:rPr>
            </m:ctrlPr>
          </m:fPr>
          <m:num>
            <m:r>
              <w:rPr>
                <w:rFonts w:ascii="Cambria Math" w:eastAsia="Times New Roman" w:hAnsi="Cambria Math"/>
                <w:color w:val="000000" w:themeColor="text1"/>
              </w:rPr>
              <m:t>mₜ</m:t>
            </m:r>
          </m:num>
          <m:den>
            <m:r>
              <w:rPr>
                <w:rFonts w:ascii="Cambria Math" w:eastAsia="Times New Roman" w:hAnsi="Cambria Math"/>
                <w:color w:val="000000" w:themeColor="text1"/>
              </w:rPr>
              <m:t xml:space="preserve">1- </m:t>
            </m:r>
            <m:sSubSup>
              <m:sSubSupPr>
                <m:ctrlPr>
                  <w:rPr>
                    <w:rFonts w:ascii="Cambria Math" w:eastAsia="Times New Roman" w:hAnsi="Cambria Math"/>
                    <w:i/>
                    <w:color w:val="000000" w:themeColor="text1"/>
                    <w:sz w:val="18"/>
                    <w:szCs w:val="18"/>
                  </w:rPr>
                </m:ctrlPr>
              </m:sSubSupPr>
              <m:e>
                <m:r>
                  <w:rPr>
                    <w:rFonts w:ascii="Cambria Math" w:eastAsia="Times New Roman" w:hAnsi="Cambria Math"/>
                    <w:color w:val="000000" w:themeColor="text1"/>
                  </w:rPr>
                  <m:t>β</m:t>
                </m:r>
              </m:e>
              <m:sub>
                <m:r>
                  <w:rPr>
                    <w:rFonts w:ascii="Cambria Math" w:eastAsia="Times New Roman" w:hAnsi="Cambria Math"/>
                    <w:color w:val="000000" w:themeColor="text1"/>
                    <w:sz w:val="18"/>
                    <w:szCs w:val="18"/>
                  </w:rPr>
                  <m:t>2</m:t>
                </m:r>
              </m:sub>
              <m:sup>
                <m:r>
                  <w:rPr>
                    <w:rFonts w:ascii="Cambria Math" w:eastAsia="Times New Roman" w:hAnsi="Cambria Math"/>
                    <w:color w:val="000000" w:themeColor="text1"/>
                    <w:sz w:val="18"/>
                    <w:szCs w:val="18"/>
                  </w:rPr>
                  <m:t>t</m:t>
                </m:r>
              </m:sup>
            </m:sSubSup>
          </m:den>
        </m:f>
      </m:oMath>
    </w:p>
    <w:p w14:paraId="5F5F6379" w14:textId="7B066F99" w:rsidR="00142BC9" w:rsidRPr="005E5DF2" w:rsidRDefault="0057487E" w:rsidP="008B0E04">
      <w:pPr>
        <w:pStyle w:val="ListParagraph"/>
        <w:numPr>
          <w:ilvl w:val="0"/>
          <w:numId w:val="54"/>
        </w:numPr>
        <w:tabs>
          <w:tab w:val="left" w:pos="288"/>
        </w:tabs>
        <w:spacing w:after="120"/>
        <w:jc w:val="both"/>
        <w:rPr>
          <w:rFonts w:eastAsia="Times New Roman"/>
          <w:color w:val="000000" w:themeColor="text1"/>
          <w:sz w:val="24"/>
          <w:szCs w:val="24"/>
        </w:rPr>
      </w:pPr>
      <m:oMath>
        <m:acc>
          <m:accPr>
            <m:ctrlPr>
              <w:rPr>
                <w:rFonts w:ascii="Cambria Math" w:eastAsia="Times New Roman" w:hAnsi="Cambria Math"/>
                <w:i/>
                <w:color w:val="000000" w:themeColor="text1"/>
              </w:rPr>
            </m:ctrlPr>
          </m:accPr>
          <m:e>
            <m:r>
              <w:rPr>
                <w:rFonts w:ascii="Cambria Math" w:eastAsia="Times New Roman" w:hAnsi="Cambria Math"/>
                <w:color w:val="000000" w:themeColor="text1"/>
              </w:rPr>
              <m:t xml:space="preserve">ν </m:t>
            </m:r>
          </m:e>
        </m:acc>
        <m:r>
          <w:rPr>
            <w:rFonts w:ascii="Cambria Math" w:eastAsia="Times New Roman" w:hAnsi="Cambria Math"/>
            <w:color w:val="000000" w:themeColor="text1"/>
          </w:rPr>
          <m:t xml:space="preserve">ₜ= </m:t>
        </m:r>
        <m:f>
          <m:fPr>
            <m:ctrlPr>
              <w:rPr>
                <w:rFonts w:ascii="Cambria Math" w:eastAsia="Times New Roman" w:hAnsi="Cambria Math"/>
                <w:color w:val="000000" w:themeColor="text1"/>
              </w:rPr>
            </m:ctrlPr>
          </m:fPr>
          <m:num>
            <m:r>
              <w:rPr>
                <w:rFonts w:ascii="Cambria Math" w:eastAsia="Times New Roman" w:hAnsi="Cambria Math"/>
                <w:color w:val="000000" w:themeColor="text1"/>
              </w:rPr>
              <m:t>vₜ</m:t>
            </m:r>
          </m:num>
          <m:den>
            <m:r>
              <w:rPr>
                <w:rFonts w:ascii="Cambria Math" w:eastAsia="Times New Roman" w:hAnsi="Cambria Math"/>
                <w:color w:val="000000" w:themeColor="text1"/>
              </w:rPr>
              <m:t xml:space="preserve">1- </m:t>
            </m:r>
            <m:sSubSup>
              <m:sSubSupPr>
                <m:ctrlPr>
                  <w:rPr>
                    <w:rFonts w:ascii="Cambria Math" w:eastAsia="Times New Roman" w:hAnsi="Cambria Math"/>
                    <w:i/>
                    <w:color w:val="000000" w:themeColor="text1"/>
                    <w:sz w:val="18"/>
                    <w:szCs w:val="18"/>
                  </w:rPr>
                </m:ctrlPr>
              </m:sSubSupPr>
              <m:e>
                <m:r>
                  <w:rPr>
                    <w:rFonts w:ascii="Cambria Math" w:eastAsia="Times New Roman" w:hAnsi="Cambria Math"/>
                    <w:color w:val="000000" w:themeColor="text1"/>
                  </w:rPr>
                  <m:t>β</m:t>
                </m:r>
              </m:e>
              <m:sub>
                <m:r>
                  <w:rPr>
                    <w:rFonts w:ascii="Cambria Math" w:eastAsia="Times New Roman" w:hAnsi="Cambria Math"/>
                    <w:color w:val="000000" w:themeColor="text1"/>
                    <w:sz w:val="18"/>
                    <w:szCs w:val="18"/>
                  </w:rPr>
                  <m:t>1</m:t>
                </m:r>
              </m:sub>
              <m:sup>
                <m:r>
                  <w:rPr>
                    <w:rFonts w:ascii="Cambria Math" w:eastAsia="Times New Roman" w:hAnsi="Cambria Math"/>
                    <w:color w:val="000000" w:themeColor="text1"/>
                    <w:sz w:val="18"/>
                    <w:szCs w:val="18"/>
                  </w:rPr>
                  <m:t>t</m:t>
                </m:r>
              </m:sup>
            </m:sSubSup>
          </m:den>
        </m:f>
        <m:r>
          <w:rPr>
            <w:rFonts w:ascii="Cambria Math" w:eastAsia="Times New Roman" w:hAnsi="Cambria Math"/>
            <w:color w:val="000000" w:themeColor="text1"/>
          </w:rPr>
          <m:t xml:space="preserve"> </m:t>
        </m:r>
      </m:oMath>
    </w:p>
    <w:p w14:paraId="527A7A42" w14:textId="77777777" w:rsidR="00EF1997" w:rsidRDefault="00EF1997" w:rsidP="008B0E04">
      <w:pPr>
        <w:tabs>
          <w:tab w:val="left" w:pos="288"/>
        </w:tabs>
        <w:spacing w:after="120"/>
        <w:ind w:firstLine="288"/>
        <w:jc w:val="both"/>
        <w:rPr>
          <w:rFonts w:eastAsia="Times New Roman"/>
          <w:color w:val="000000" w:themeColor="text1"/>
        </w:rPr>
      </w:pPr>
    </w:p>
    <w:p w14:paraId="6E5A44A1" w14:textId="4B223282" w:rsidR="008D7340" w:rsidRDefault="008D7340" w:rsidP="008B0E04">
      <w:pPr>
        <w:tabs>
          <w:tab w:val="left" w:pos="288"/>
        </w:tabs>
        <w:spacing w:after="120"/>
        <w:ind w:firstLine="288"/>
        <w:jc w:val="both"/>
        <w:rPr>
          <w:rFonts w:eastAsia="Times New Roman"/>
          <w:color w:val="000000" w:themeColor="text1"/>
        </w:rPr>
      </w:pPr>
      <w:r w:rsidRPr="008D7340">
        <w:rPr>
          <w:rFonts w:eastAsia="Times New Roman"/>
          <w:color w:val="000000" w:themeColor="text1"/>
        </w:rPr>
        <w:t xml:space="preserve">In CNN, the input vector is converted by a set of weights </w:t>
      </w:r>
      <w:r w:rsidR="00011548" w:rsidRPr="008D7340">
        <w:rPr>
          <w:rFonts w:eastAsia="Times New Roman"/>
          <w:color w:val="000000" w:themeColor="text1"/>
        </w:rPr>
        <w:t>like</w:t>
      </w:r>
      <w:r w:rsidRPr="008D7340">
        <w:rPr>
          <w:rFonts w:eastAsia="Times New Roman"/>
          <w:color w:val="000000" w:themeColor="text1"/>
        </w:rPr>
        <w:t xml:space="preserve"> a linear function, as shown in the following equation:</w:t>
      </w:r>
    </w:p>
    <w:p w14:paraId="41A67246" w14:textId="07CCE45D" w:rsidR="00011548" w:rsidRPr="001D1B9B" w:rsidRDefault="00011548" w:rsidP="008B0E04">
      <w:pPr>
        <w:tabs>
          <w:tab w:val="left" w:pos="288"/>
        </w:tabs>
        <w:spacing w:after="120"/>
        <w:ind w:firstLine="288"/>
        <w:jc w:val="both"/>
        <w:rPr>
          <w:rFonts w:eastAsia="Times New Roman"/>
          <w:color w:val="000000" w:themeColor="text1"/>
        </w:rPr>
      </w:pPr>
      <m:oMathPara>
        <m:oMath>
          <m:r>
            <w:rPr>
              <w:rFonts w:ascii="Cambria Math" w:eastAsia="Times New Roman" w:hAnsi="Cambria Math"/>
              <w:color w:val="000000" w:themeColor="text1"/>
            </w:rPr>
            <m:t>y=w.x+b</m:t>
          </m:r>
        </m:oMath>
      </m:oMathPara>
    </w:p>
    <w:p w14:paraId="24BDF69D" w14:textId="6F345C58" w:rsidR="001D1B9B" w:rsidRDefault="005201AE" w:rsidP="008B0E04">
      <w:pPr>
        <w:tabs>
          <w:tab w:val="left" w:pos="288"/>
        </w:tabs>
        <w:spacing w:after="120"/>
        <w:jc w:val="both"/>
        <w:rPr>
          <w:rFonts w:eastAsia="Times New Roman"/>
          <w:color w:val="000000" w:themeColor="text1"/>
        </w:rPr>
      </w:pPr>
      <w:r>
        <w:rPr>
          <w:rFonts w:eastAsia="Times New Roman"/>
          <w:color w:val="000000" w:themeColor="text1"/>
        </w:rPr>
        <w:tab/>
      </w:r>
      <w:r w:rsidR="001D1B9B" w:rsidRPr="001D1B9B">
        <w:rPr>
          <w:rFonts w:eastAsia="Times New Roman"/>
          <w:color w:val="000000" w:themeColor="text1"/>
        </w:rPr>
        <w:t xml:space="preserve">In this equation, y, x, and </w:t>
      </w:r>
      <w:proofErr w:type="spellStart"/>
      <w:r w:rsidR="001D1B9B" w:rsidRPr="001D1B9B">
        <w:rPr>
          <w:rFonts w:eastAsia="Times New Roman"/>
          <w:color w:val="000000" w:themeColor="text1"/>
        </w:rPr>
        <w:t>w</w:t>
      </w:r>
      <w:proofErr w:type="spellEnd"/>
      <w:r w:rsidR="001D1B9B" w:rsidRPr="001D1B9B">
        <w:rPr>
          <w:rFonts w:eastAsia="Times New Roman"/>
          <w:color w:val="000000" w:themeColor="text1"/>
        </w:rPr>
        <w:t xml:space="preserve"> refer to output, input, and weight, respectively. Meanwhile, the bias term, b, is a constant added to the linear equation to increase the flexibility of the model.</w:t>
      </w:r>
    </w:p>
    <w:p w14:paraId="1D90B5F9" w14:textId="780606AE" w:rsidR="00E54695" w:rsidRDefault="00E54695" w:rsidP="008B0E04">
      <w:pPr>
        <w:tabs>
          <w:tab w:val="left" w:pos="288"/>
        </w:tabs>
        <w:spacing w:after="120"/>
        <w:jc w:val="both"/>
        <w:rPr>
          <w:rFonts w:eastAsia="Times New Roman"/>
          <w:color w:val="000000" w:themeColor="text1"/>
        </w:rPr>
      </w:pPr>
      <w:r>
        <w:rPr>
          <w:rFonts w:eastAsia="Times New Roman"/>
          <w:color w:val="000000" w:themeColor="text1"/>
        </w:rPr>
        <w:tab/>
      </w:r>
      <w:r w:rsidRPr="00E54695">
        <w:rPr>
          <w:rFonts w:eastAsia="Times New Roman"/>
          <w:color w:val="000000" w:themeColor="text1"/>
        </w:rPr>
        <w:t xml:space="preserve">The activation function calculates the network output based on the input. This function will be applied to </w:t>
      </w:r>
      <w:r w:rsidR="00F8327F">
        <w:rPr>
          <w:rFonts w:eastAsia="Times New Roman"/>
          <w:color w:val="000000" w:themeColor="text1"/>
        </w:rPr>
        <w:t xml:space="preserve">a </w:t>
      </w:r>
      <w:r w:rsidRPr="00E54695">
        <w:rPr>
          <w:rFonts w:eastAsia="Times New Roman"/>
          <w:color w:val="000000" w:themeColor="text1"/>
        </w:rPr>
        <w:t>linear equation</w:t>
      </w:r>
      <w:r w:rsidR="00866499">
        <w:rPr>
          <w:rFonts w:eastAsia="Times New Roman"/>
          <w:color w:val="000000" w:themeColor="text1"/>
        </w:rPr>
        <w:t xml:space="preserve">. </w:t>
      </w:r>
      <w:r w:rsidR="00866499" w:rsidRPr="00866499">
        <w:rPr>
          <w:rFonts w:eastAsia="Times New Roman"/>
          <w:color w:val="000000" w:themeColor="text1"/>
        </w:rPr>
        <w:t>The activation function will decide whether neurons should be activated or not activated based on the number of neuron</w:t>
      </w:r>
      <w:r w:rsidR="005D4F1D">
        <w:rPr>
          <w:rFonts w:eastAsia="Times New Roman"/>
          <w:color w:val="000000" w:themeColor="text1"/>
        </w:rPr>
        <w:t>'</w:t>
      </w:r>
      <w:r w:rsidR="00866499" w:rsidRPr="00866499">
        <w:rPr>
          <w:rFonts w:eastAsia="Times New Roman"/>
          <w:color w:val="000000" w:themeColor="text1"/>
        </w:rPr>
        <w:t>s weights and bias.</w:t>
      </w:r>
      <w:r w:rsidR="00FB27AA">
        <w:rPr>
          <w:rFonts w:eastAsia="Times New Roman"/>
          <w:color w:val="000000" w:themeColor="text1"/>
        </w:rPr>
        <w:t xml:space="preserve"> </w:t>
      </w:r>
      <w:r w:rsidR="00FB27AA" w:rsidRPr="00FB27AA">
        <w:rPr>
          <w:rFonts w:eastAsia="Times New Roman"/>
          <w:color w:val="000000" w:themeColor="text1"/>
        </w:rPr>
        <w:t>There are several types of activation functions, such as</w:t>
      </w:r>
      <w:r w:rsidR="00FB27AA">
        <w:rPr>
          <w:rFonts w:eastAsia="Times New Roman"/>
          <w:color w:val="000000" w:themeColor="text1"/>
        </w:rPr>
        <w:t xml:space="preserve"> </w:t>
      </w:r>
      <w:r w:rsidR="001925F3">
        <w:rPr>
          <w:rFonts w:eastAsia="Times New Roman"/>
          <w:color w:val="000000" w:themeColor="text1"/>
        </w:rPr>
        <w:t xml:space="preserve">sigmoid function, </w:t>
      </w:r>
      <w:r w:rsidR="00F602E2">
        <w:rPr>
          <w:rFonts w:eastAsia="Times New Roman"/>
          <w:color w:val="000000" w:themeColor="text1"/>
        </w:rPr>
        <w:t>hyperbolic tangent function (</w:t>
      </w:r>
      <w:r w:rsidR="00667A99">
        <w:rPr>
          <w:rFonts w:eastAsia="Times New Roman"/>
          <w:color w:val="000000" w:themeColor="text1"/>
        </w:rPr>
        <w:t>T</w:t>
      </w:r>
      <w:r w:rsidR="00F602E2">
        <w:rPr>
          <w:rFonts w:eastAsia="Times New Roman"/>
          <w:color w:val="000000" w:themeColor="text1"/>
        </w:rPr>
        <w:t xml:space="preserve">anh), </w:t>
      </w:r>
      <w:proofErr w:type="spellStart"/>
      <w:r w:rsidR="00F602E2">
        <w:rPr>
          <w:rFonts w:eastAsia="Times New Roman"/>
          <w:color w:val="000000" w:themeColor="text1"/>
        </w:rPr>
        <w:t>softmax</w:t>
      </w:r>
      <w:proofErr w:type="spellEnd"/>
      <w:r w:rsidR="00F602E2">
        <w:rPr>
          <w:rFonts w:eastAsia="Times New Roman"/>
          <w:color w:val="000000" w:themeColor="text1"/>
        </w:rPr>
        <w:t xml:space="preserve"> function, </w:t>
      </w:r>
      <w:proofErr w:type="spellStart"/>
      <w:r w:rsidR="00F602E2">
        <w:rPr>
          <w:rFonts w:eastAsia="Times New Roman"/>
          <w:color w:val="000000" w:themeColor="text1"/>
        </w:rPr>
        <w:t>softsign</w:t>
      </w:r>
      <w:proofErr w:type="spellEnd"/>
      <w:r w:rsidR="00F602E2">
        <w:rPr>
          <w:rFonts w:eastAsia="Times New Roman"/>
          <w:color w:val="000000" w:themeColor="text1"/>
        </w:rPr>
        <w:t xml:space="preserve"> function, </w:t>
      </w:r>
      <w:r w:rsidR="00617971">
        <w:rPr>
          <w:rFonts w:eastAsia="Times New Roman"/>
          <w:color w:val="000000" w:themeColor="text1"/>
        </w:rPr>
        <w:t>rectified linear unit (</w:t>
      </w:r>
      <w:proofErr w:type="spellStart"/>
      <w:r w:rsidR="00617971">
        <w:rPr>
          <w:rFonts w:eastAsia="Times New Roman"/>
          <w:color w:val="000000" w:themeColor="text1"/>
        </w:rPr>
        <w:t>ReLU</w:t>
      </w:r>
      <w:proofErr w:type="spellEnd"/>
      <w:r w:rsidR="00617971">
        <w:rPr>
          <w:rFonts w:eastAsia="Times New Roman"/>
          <w:color w:val="000000" w:themeColor="text1"/>
        </w:rPr>
        <w:t>) function, and exponential linear units (ELUs) function.</w:t>
      </w:r>
      <w:r w:rsidR="008C1835">
        <w:rPr>
          <w:rFonts w:eastAsia="Times New Roman"/>
          <w:color w:val="000000" w:themeColor="text1"/>
        </w:rPr>
        <w:t xml:space="preserve"> In this study</w:t>
      </w:r>
      <w:r w:rsidR="00DC00C8">
        <w:rPr>
          <w:rFonts w:eastAsia="Times New Roman"/>
          <w:color w:val="000000" w:themeColor="text1"/>
        </w:rPr>
        <w:t>,</w:t>
      </w:r>
      <w:r w:rsidR="008C1835">
        <w:rPr>
          <w:rFonts w:eastAsia="Times New Roman"/>
          <w:color w:val="000000" w:themeColor="text1"/>
        </w:rPr>
        <w:t xml:space="preserve"> we use</w:t>
      </w:r>
      <w:r w:rsidR="00DC00C8">
        <w:rPr>
          <w:rFonts w:eastAsia="Times New Roman"/>
          <w:color w:val="000000" w:themeColor="text1"/>
        </w:rPr>
        <w:t>d</w:t>
      </w:r>
      <w:r w:rsidR="008C1835">
        <w:rPr>
          <w:rFonts w:eastAsia="Times New Roman"/>
          <w:color w:val="000000" w:themeColor="text1"/>
        </w:rPr>
        <w:t xml:space="preserve"> </w:t>
      </w:r>
      <w:r w:rsidR="00C16F49">
        <w:rPr>
          <w:rFonts w:eastAsia="Times New Roman"/>
          <w:color w:val="000000" w:themeColor="text1"/>
        </w:rPr>
        <w:t xml:space="preserve">two </w:t>
      </w:r>
      <w:r w:rsidR="00DC00C8">
        <w:rPr>
          <w:rFonts w:eastAsia="Times New Roman"/>
          <w:color w:val="000000" w:themeColor="text1"/>
        </w:rPr>
        <w:t xml:space="preserve">types of </w:t>
      </w:r>
      <w:r w:rsidR="00C16F49">
        <w:rPr>
          <w:rFonts w:eastAsia="Times New Roman"/>
          <w:color w:val="000000" w:themeColor="text1"/>
        </w:rPr>
        <w:t>activation function</w:t>
      </w:r>
      <w:r w:rsidR="00DC00C8">
        <w:rPr>
          <w:rFonts w:eastAsia="Times New Roman"/>
          <w:color w:val="000000" w:themeColor="text1"/>
        </w:rPr>
        <w:t xml:space="preserve">, </w:t>
      </w:r>
      <w:proofErr w:type="spellStart"/>
      <w:r w:rsidR="00092A05">
        <w:rPr>
          <w:rFonts w:eastAsia="Times New Roman"/>
          <w:color w:val="000000" w:themeColor="text1"/>
        </w:rPr>
        <w:t>ReLU</w:t>
      </w:r>
      <w:proofErr w:type="spellEnd"/>
      <w:r w:rsidR="00092A05">
        <w:rPr>
          <w:rFonts w:eastAsia="Times New Roman"/>
          <w:color w:val="000000" w:themeColor="text1"/>
        </w:rPr>
        <w:t xml:space="preserve"> </w:t>
      </w:r>
      <w:r w:rsidR="00DC00C8">
        <w:rPr>
          <w:rFonts w:eastAsia="Times New Roman"/>
          <w:color w:val="000000" w:themeColor="text1"/>
        </w:rPr>
        <w:t>function</w:t>
      </w:r>
      <w:r w:rsidR="005D4F1D">
        <w:rPr>
          <w:rFonts w:eastAsia="Times New Roman"/>
          <w:color w:val="000000" w:themeColor="text1"/>
        </w:rPr>
        <w:t>,</w:t>
      </w:r>
      <w:r w:rsidR="00DC00C8">
        <w:rPr>
          <w:rFonts w:eastAsia="Times New Roman"/>
          <w:color w:val="000000" w:themeColor="text1"/>
        </w:rPr>
        <w:t xml:space="preserve"> and </w:t>
      </w:r>
      <w:proofErr w:type="spellStart"/>
      <w:r w:rsidR="00092A05">
        <w:rPr>
          <w:rFonts w:eastAsia="Times New Roman"/>
          <w:color w:val="000000" w:themeColor="text1"/>
        </w:rPr>
        <w:t>softmax</w:t>
      </w:r>
      <w:proofErr w:type="spellEnd"/>
      <w:r w:rsidR="00092A05">
        <w:rPr>
          <w:rFonts w:eastAsia="Times New Roman"/>
          <w:color w:val="000000" w:themeColor="text1"/>
        </w:rPr>
        <w:t xml:space="preserve"> </w:t>
      </w:r>
      <w:r w:rsidR="00EA310A">
        <w:rPr>
          <w:rFonts w:eastAsia="Times New Roman"/>
          <w:color w:val="000000" w:themeColor="text1"/>
        </w:rPr>
        <w:t>function.</w:t>
      </w:r>
    </w:p>
    <w:p w14:paraId="767844E7" w14:textId="64DF99C9" w:rsidR="001B6168" w:rsidRDefault="005201AE" w:rsidP="008B0E04">
      <w:pPr>
        <w:tabs>
          <w:tab w:val="left" w:pos="288"/>
        </w:tabs>
        <w:spacing w:after="120"/>
        <w:jc w:val="both"/>
        <w:rPr>
          <w:rFonts w:eastAsia="Times New Roman"/>
          <w:color w:val="000000" w:themeColor="text1"/>
        </w:rPr>
      </w:pPr>
      <w:r>
        <w:rPr>
          <w:rFonts w:eastAsia="Times New Roman"/>
          <w:color w:val="000000" w:themeColor="text1"/>
        </w:rPr>
        <w:tab/>
        <w:t>T</w:t>
      </w:r>
      <w:r w:rsidR="001B6168">
        <w:rPr>
          <w:rFonts w:eastAsia="Times New Roman"/>
          <w:color w:val="000000" w:themeColor="text1"/>
        </w:rPr>
        <w:t xml:space="preserve">he </w:t>
      </w:r>
      <w:proofErr w:type="spellStart"/>
      <w:r w:rsidR="001B6168">
        <w:rPr>
          <w:rFonts w:eastAsia="Times New Roman"/>
          <w:color w:val="000000" w:themeColor="text1"/>
        </w:rPr>
        <w:t>ReLU</w:t>
      </w:r>
      <w:proofErr w:type="spellEnd"/>
      <w:r w:rsidR="001B6168">
        <w:rPr>
          <w:rFonts w:eastAsia="Times New Roman"/>
          <w:color w:val="000000" w:themeColor="text1"/>
        </w:rPr>
        <w:t xml:space="preserve"> function can be calculated </w:t>
      </w:r>
      <w:r w:rsidR="002939AB">
        <w:rPr>
          <w:rFonts w:eastAsia="Times New Roman"/>
          <w:color w:val="000000" w:themeColor="text1"/>
        </w:rPr>
        <w:t>with the following formula:</w:t>
      </w:r>
    </w:p>
    <w:p w14:paraId="662621B5" w14:textId="1E48EACB" w:rsidR="002939AB" w:rsidRDefault="00F304A1" w:rsidP="008B0E04">
      <w:pPr>
        <w:tabs>
          <w:tab w:val="left" w:pos="288"/>
        </w:tabs>
        <w:spacing w:after="120"/>
        <w:jc w:val="both"/>
        <w:rPr>
          <w:rFonts w:eastAsia="Times New Roman"/>
          <w:color w:val="000000" w:themeColor="text1"/>
        </w:rPr>
      </w:pPr>
      <m:oMathPara>
        <m:oMath>
          <m:r>
            <w:rPr>
              <w:rFonts w:ascii="Cambria Math" w:eastAsia="Times New Roman" w:hAnsi="Cambria Math"/>
              <w:color w:val="000000" w:themeColor="text1"/>
            </w:rPr>
            <m:t>y=</m:t>
          </m:r>
          <m:r>
            <m:rPr>
              <m:sty m:val="p"/>
            </m:rPr>
            <w:rPr>
              <w:rFonts w:ascii="Cambria Math" w:eastAsia="Times New Roman" w:hAnsi="Cambria Math"/>
              <w:color w:val="000000" w:themeColor="text1"/>
            </w:rPr>
            <m:t>max⁡</m:t>
          </m:r>
          <m:r>
            <w:rPr>
              <w:rFonts w:ascii="Cambria Math" w:eastAsia="Times New Roman" w:hAnsi="Cambria Math"/>
              <w:color w:val="000000" w:themeColor="text1"/>
            </w:rPr>
            <m:t>(0,x)</m:t>
          </m:r>
        </m:oMath>
      </m:oMathPara>
    </w:p>
    <w:p w14:paraId="11C2CA5C" w14:textId="77777777" w:rsidR="00092A05" w:rsidRDefault="00092A05" w:rsidP="008B0E04">
      <w:pPr>
        <w:tabs>
          <w:tab w:val="left" w:pos="288"/>
        </w:tabs>
        <w:spacing w:after="120"/>
        <w:jc w:val="both"/>
        <w:rPr>
          <w:rFonts w:eastAsia="Times New Roman"/>
          <w:color w:val="000000" w:themeColor="text1"/>
        </w:rPr>
      </w:pPr>
      <w:r>
        <w:rPr>
          <w:rFonts w:eastAsia="Times New Roman"/>
          <w:color w:val="000000" w:themeColor="text1"/>
        </w:rPr>
        <w:tab/>
      </w:r>
      <w:r w:rsidRPr="00FF325F">
        <w:rPr>
          <w:rFonts w:eastAsia="Times New Roman"/>
          <w:color w:val="000000" w:themeColor="text1"/>
        </w:rPr>
        <w:t xml:space="preserve">The </w:t>
      </w:r>
      <w:proofErr w:type="spellStart"/>
      <w:r>
        <w:rPr>
          <w:rFonts w:eastAsia="Times New Roman"/>
          <w:color w:val="000000" w:themeColor="text1"/>
        </w:rPr>
        <w:t>softmax</w:t>
      </w:r>
      <w:proofErr w:type="spellEnd"/>
      <w:r w:rsidRPr="00FF325F">
        <w:rPr>
          <w:rFonts w:eastAsia="Times New Roman"/>
          <w:color w:val="000000" w:themeColor="text1"/>
        </w:rPr>
        <w:t xml:space="preserve"> function can be calculated with the following formula:</w:t>
      </w:r>
    </w:p>
    <w:p w14:paraId="78D9F705" w14:textId="77777777" w:rsidR="00092A05" w:rsidRPr="001B6168" w:rsidRDefault="00092A05" w:rsidP="008B0E04">
      <w:pPr>
        <w:tabs>
          <w:tab w:val="left" w:pos="288"/>
        </w:tabs>
        <w:spacing w:after="120"/>
        <w:jc w:val="both"/>
        <w:rPr>
          <w:rFonts w:eastAsia="Times New Roman"/>
          <w:color w:val="000000" w:themeColor="text1"/>
        </w:rPr>
      </w:pPr>
      <m:oMathPara>
        <m:oMath>
          <m:r>
            <w:rPr>
              <w:rFonts w:ascii="Cambria Math" w:eastAsia="Times New Roman" w:hAnsi="Cambria Math"/>
              <w:color w:val="000000" w:themeColor="text1"/>
            </w:rPr>
            <m:t xml:space="preserve">y = </m:t>
          </m:r>
          <m:r>
            <m:rPr>
              <m:sty m:val="p"/>
            </m:rPr>
            <w:rPr>
              <w:rStyle w:val="mi"/>
              <w:rFonts w:ascii="Cambria Math" w:hAnsi="Cambria Math"/>
              <w:color w:val="333333"/>
              <w:bdr w:val="none" w:sz="0" w:space="0" w:color="auto" w:frame="1"/>
              <w:shd w:val="clear" w:color="auto" w:fill="FFFFFF"/>
            </w:rPr>
            <m:t>s</m:t>
          </m:r>
          <m:d>
            <m:dPr>
              <m:ctrlPr>
                <w:rPr>
                  <w:rStyle w:val="mi"/>
                  <w:rFonts w:ascii="Cambria Math" w:hAnsi="MathJax_Math-italic"/>
                  <w:color w:val="333333"/>
                  <w:bdr w:val="none" w:sz="0" w:space="0" w:color="auto" w:frame="1"/>
                  <w:shd w:val="clear" w:color="auto" w:fill="FFFFFF"/>
                </w:rPr>
              </m:ctrlPr>
            </m:dPr>
            <m:e>
              <m:r>
                <w:rPr>
                  <w:rFonts w:ascii="Cambria Math" w:hAnsi="MathJax_Math-italic"/>
                  <w:color w:val="333333"/>
                  <w:bdr w:val="none" w:sz="0" w:space="0" w:color="auto" w:frame="1"/>
                  <w:shd w:val="clear" w:color="auto" w:fill="FFFFFF"/>
                </w:rPr>
                <m:t>xi</m:t>
              </m:r>
              <m:ctrlPr>
                <w:rPr>
                  <w:rFonts w:ascii="Cambria Math" w:eastAsia="Times New Roman" w:hAnsi="Cambria Math"/>
                  <w:i/>
                  <w:color w:val="000000" w:themeColor="text1"/>
                </w:rPr>
              </m:ctrlPr>
            </m:e>
          </m:d>
          <m:r>
            <w:rPr>
              <w:rFonts w:ascii="Cambria Math" w:eastAsia="Times New Roman" w:hAnsi="Cambria Math"/>
              <w:color w:val="000000" w:themeColor="text1"/>
            </w:rPr>
            <m:t xml:space="preserve"> = </m:t>
          </m:r>
          <m:f>
            <m:fPr>
              <m:ctrlPr>
                <w:rPr>
                  <w:rFonts w:ascii="Cambria Math" w:eastAsia="Times New Roman" w:hAnsi="Cambria Math"/>
                  <w:color w:val="000000" w:themeColor="text1"/>
                </w:rPr>
              </m:ctrlPr>
            </m:fPr>
            <m:num>
              <m:sSup>
                <m:sSupPr>
                  <m:ctrlPr>
                    <w:rPr>
                      <w:rFonts w:ascii="Cambria Math" w:eastAsia="Times New Roman" w:hAnsi="Cambria Math"/>
                      <w:color w:val="000000" w:themeColor="text1"/>
                    </w:rPr>
                  </m:ctrlPr>
                </m:sSupPr>
                <m:e>
                  <m:r>
                    <w:rPr>
                      <w:rFonts w:ascii="Cambria Math" w:eastAsia="Times New Roman" w:hAnsi="Cambria Math"/>
                      <w:color w:val="000000" w:themeColor="text1"/>
                    </w:rPr>
                    <m:t>e</m:t>
                  </m:r>
                </m:e>
                <m:sup>
                  <m:r>
                    <w:rPr>
                      <w:rFonts w:ascii="Cambria Math" w:eastAsia="Times New Roman" w:hAnsi="Cambria Math"/>
                      <w:color w:val="000000" w:themeColor="text1"/>
                    </w:rPr>
                    <m:t>xi</m:t>
                  </m:r>
                </m:sup>
              </m:sSup>
            </m:num>
            <m:den>
              <m:nary>
                <m:naryPr>
                  <m:chr m:val="∑"/>
                  <m:grow m:val="1"/>
                  <m:ctrlPr>
                    <w:rPr>
                      <w:rFonts w:ascii="Cambria Math" w:eastAsia="Times New Roman" w:hAnsi="Cambria Math"/>
                      <w:color w:val="000000" w:themeColor="text1"/>
                    </w:rPr>
                  </m:ctrlPr>
                </m:naryPr>
                <m:sub>
                  <m:r>
                    <w:rPr>
                      <w:rFonts w:ascii="Cambria Math" w:eastAsia="Cambria Math" w:hAnsi="Cambria Math" w:cs="Cambria Math"/>
                      <w:color w:val="000000" w:themeColor="text1"/>
                    </w:rPr>
                    <m:t>j=1</m:t>
                  </m:r>
                </m:sub>
                <m:sup>
                  <m:r>
                    <w:rPr>
                      <w:rFonts w:ascii="Cambria Math" w:eastAsia="Cambria Math" w:hAnsi="Cambria Math" w:cs="Cambria Math"/>
                      <w:color w:val="000000" w:themeColor="text1"/>
                    </w:rPr>
                    <m:t>n</m:t>
                  </m:r>
                </m:sup>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e</m:t>
                      </m:r>
                    </m:e>
                    <m:sup>
                      <m:r>
                        <w:rPr>
                          <w:rFonts w:ascii="Cambria Math" w:eastAsia="Times New Roman" w:hAnsi="Cambria Math"/>
                          <w:color w:val="000000" w:themeColor="text1"/>
                        </w:rPr>
                        <m:t>xj</m:t>
                      </m:r>
                    </m:sup>
                  </m:sSup>
                </m:e>
              </m:nary>
            </m:den>
          </m:f>
        </m:oMath>
      </m:oMathPara>
    </w:p>
    <w:p w14:paraId="380725CC" w14:textId="77777777" w:rsidR="009D113F" w:rsidRDefault="009D113F" w:rsidP="008B0E04">
      <w:pPr>
        <w:spacing w:after="120"/>
        <w:jc w:val="both"/>
      </w:pPr>
    </w:p>
    <w:p w14:paraId="4423CCDC" w14:textId="14113558" w:rsidR="009303D9" w:rsidRDefault="514DB37E" w:rsidP="008B0E04">
      <w:pPr>
        <w:pStyle w:val="Heading1"/>
        <w:spacing w:before="0" w:after="120"/>
      </w:pPr>
      <w:r>
        <w:t>Experimental Design</w:t>
      </w:r>
    </w:p>
    <w:p w14:paraId="6266D0FC" w14:textId="5C9F97A9" w:rsidR="228BB0D5" w:rsidRDefault="228BB0D5" w:rsidP="008B0E04">
      <w:pPr>
        <w:pStyle w:val="Heading2"/>
        <w:spacing w:before="0" w:after="120"/>
      </w:pPr>
      <w:r>
        <w:t>Dataset</w:t>
      </w:r>
    </w:p>
    <w:p w14:paraId="3B8DF6CA" w14:textId="7817CE3A" w:rsidR="0021793C" w:rsidRDefault="2B02E43D" w:rsidP="008B0E04">
      <w:pPr>
        <w:tabs>
          <w:tab w:val="left" w:pos="288"/>
        </w:tabs>
        <w:spacing w:after="120"/>
        <w:ind w:left="426" w:firstLine="294"/>
        <w:rPr>
          <w:rFonts w:eastAsia="Times New Roman"/>
          <w:color w:val="000000" w:themeColor="text1"/>
        </w:rPr>
      </w:pPr>
      <w:r>
        <w:rPr>
          <w:noProof/>
        </w:rPr>
        <w:drawing>
          <wp:inline distT="0" distB="0" distL="0" distR="0" wp14:anchorId="5EF529F6" wp14:editId="62C23BAE">
            <wp:extent cx="1864427" cy="1828800"/>
            <wp:effectExtent l="0" t="0" r="2540" b="0"/>
            <wp:docPr id="349344640" name="Picture 34934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44640"/>
                    <pic:cNvPicPr/>
                  </pic:nvPicPr>
                  <pic:blipFill>
                    <a:blip r:embed="rId17">
                      <a:extLst>
                        <a:ext uri="{28A0092B-C50C-407E-A947-70E740481C1C}">
                          <a14:useLocalDpi xmlns:a14="http://schemas.microsoft.com/office/drawing/2010/main" val="0"/>
                        </a:ext>
                      </a:extLst>
                    </a:blip>
                    <a:stretch>
                      <a:fillRect/>
                    </a:stretch>
                  </pic:blipFill>
                  <pic:spPr>
                    <a:xfrm>
                      <a:off x="0" y="0"/>
                      <a:ext cx="1864427" cy="1828800"/>
                    </a:xfrm>
                    <a:prstGeom prst="rect">
                      <a:avLst/>
                    </a:prstGeom>
                  </pic:spPr>
                </pic:pic>
              </a:graphicData>
            </a:graphic>
          </wp:inline>
        </w:drawing>
      </w:r>
    </w:p>
    <w:p w14:paraId="444F79DC" w14:textId="256DFF50" w:rsidR="00DC3647" w:rsidRPr="00DC3647" w:rsidRDefault="00DC3647" w:rsidP="008B0E04">
      <w:pPr>
        <w:tabs>
          <w:tab w:val="left" w:pos="288"/>
        </w:tabs>
        <w:spacing w:after="120"/>
        <w:ind w:left="540"/>
        <w:rPr>
          <w:ins w:id="8" w:author="ANGELIA" w:date="2021-05-23T13:01:00Z"/>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3</w:t>
      </w:r>
      <w:r w:rsidRPr="5EFFE447">
        <w:rPr>
          <w:rFonts w:eastAsia="Times New Roman"/>
          <w:color w:val="000000" w:themeColor="text1"/>
          <w:lang w:val="en-GB"/>
        </w:rPr>
        <w:t xml:space="preserve">). </w:t>
      </w:r>
      <w:r>
        <w:rPr>
          <w:rFonts w:eastAsia="Times New Roman"/>
          <w:color w:val="000000" w:themeColor="text1"/>
          <w:lang w:val="en-GB"/>
        </w:rPr>
        <w:t>Histopathology images dataset of random patients’ breasts</w:t>
      </w:r>
    </w:p>
    <w:p w14:paraId="3ED1E6DE" w14:textId="77777777" w:rsidR="007557E7" w:rsidRDefault="228BB0D5" w:rsidP="008B0E04">
      <w:pPr>
        <w:spacing w:after="120"/>
        <w:ind w:left="270" w:firstLine="294"/>
        <w:jc w:val="both"/>
        <w:rPr>
          <w:rFonts w:eastAsia="Times New Roman"/>
          <w:color w:val="000000" w:themeColor="text1"/>
        </w:rPr>
      </w:pPr>
      <w:r w:rsidRPr="5EFFE447">
        <w:rPr>
          <w:rFonts w:eastAsia="Times New Roman"/>
          <w:color w:val="000000" w:themeColor="text1"/>
        </w:rPr>
        <w:lastRenderedPageBreak/>
        <w:t xml:space="preserve">The histopathology images dataset used for this breast cancer detection </w:t>
      </w:r>
      <w:r w:rsidR="007B10DA">
        <w:rPr>
          <w:rFonts w:eastAsia="Times New Roman"/>
          <w:color w:val="000000" w:themeColor="text1"/>
        </w:rPr>
        <w:t xml:space="preserve">is a public dataset which is </w:t>
      </w:r>
      <w:r w:rsidRPr="5EFFE447">
        <w:rPr>
          <w:rFonts w:eastAsia="Times New Roman"/>
          <w:color w:val="000000" w:themeColor="text1"/>
        </w:rPr>
        <w:t>belonging to Paul Mooney</w:t>
      </w:r>
      <w:r w:rsidR="00C847F4">
        <w:rPr>
          <w:rFonts w:eastAsia="Times New Roman"/>
          <w:color w:val="000000" w:themeColor="text1"/>
        </w:rPr>
        <w:t>. We retrieve this dataset from Kaggle</w:t>
      </w:r>
      <w:r w:rsidR="00FC2647">
        <w:rPr>
          <w:rFonts w:eastAsia="Times New Roman"/>
          <w:color w:val="000000" w:themeColor="text1"/>
        </w:rPr>
        <w:t xml:space="preserve"> with link</w:t>
      </w:r>
      <w:r w:rsidR="007557E7">
        <w:rPr>
          <w:rFonts w:eastAsia="Times New Roman"/>
          <w:color w:val="000000" w:themeColor="text1"/>
        </w:rPr>
        <w:t xml:space="preserve"> </w:t>
      </w:r>
      <w:hyperlink r:id="rId18" w:history="1">
        <w:r w:rsidR="00C847F4" w:rsidRPr="009C1C32">
          <w:rPr>
            <w:rStyle w:val="Hyperlink"/>
            <w:rFonts w:eastAsia="Times New Roman"/>
          </w:rPr>
          <w:t>https://www.kaggle.com/paultimothymooney/breast-histopathology-images/</w:t>
        </w:r>
      </w:hyperlink>
      <w:r w:rsidRPr="5EFFE447">
        <w:rPr>
          <w:rFonts w:eastAsia="Times New Roman"/>
          <w:color w:val="000000" w:themeColor="text1"/>
        </w:rPr>
        <w:t xml:space="preserve">. </w:t>
      </w:r>
    </w:p>
    <w:p w14:paraId="662D26E2" w14:textId="04870484" w:rsidR="228BB0D5" w:rsidRDefault="228BB0D5" w:rsidP="008B0E04">
      <w:pPr>
        <w:spacing w:after="120"/>
        <w:ind w:left="270" w:firstLine="294"/>
        <w:jc w:val="both"/>
        <w:rPr>
          <w:rFonts w:eastAsia="Times New Roman"/>
          <w:color w:val="000000" w:themeColor="text1"/>
        </w:rPr>
      </w:pPr>
      <w:r w:rsidRPr="5EFFE447">
        <w:rPr>
          <w:rFonts w:eastAsia="Times New Roman"/>
          <w:color w:val="000000" w:themeColor="text1"/>
        </w:rPr>
        <w:t>The original dataset consisted of 162 whole mount slide images of Breast Cancer (</w:t>
      </w:r>
      <w:proofErr w:type="spellStart"/>
      <w:r w:rsidRPr="5EFFE447">
        <w:rPr>
          <w:rFonts w:eastAsia="Times New Roman"/>
          <w:color w:val="000000" w:themeColor="text1"/>
        </w:rPr>
        <w:t>BCa</w:t>
      </w:r>
      <w:proofErr w:type="spellEnd"/>
      <w:r w:rsidRPr="5EFFE447">
        <w:rPr>
          <w:rFonts w:eastAsia="Times New Roman"/>
          <w:color w:val="000000" w:themeColor="text1"/>
        </w:rPr>
        <w:t>) specimens scanned at 40x. From that, 277,524 patches of size 50 x 50 were extracted (198,738 IDC negative and 78,786 IDC positive). Each patch’s file name is of the format: uxXyYclassC.png, where u is the patient ID (10253idx5), X is the x-coordinate of where this patch was cropped from, Y is the y-coordinate of where this patch was cropped from, and C indicates the class where 0 is non-IDC</w:t>
      </w:r>
      <w:r w:rsidR="00D8793D">
        <w:rPr>
          <w:rFonts w:eastAsia="Times New Roman"/>
          <w:color w:val="000000" w:themeColor="text1"/>
        </w:rPr>
        <w:t xml:space="preserve"> labeled as IDC(-)</w:t>
      </w:r>
      <w:r w:rsidRPr="5EFFE447">
        <w:rPr>
          <w:rFonts w:eastAsia="Times New Roman"/>
          <w:color w:val="000000" w:themeColor="text1"/>
        </w:rPr>
        <w:t xml:space="preserve"> and 1 is IDC</w:t>
      </w:r>
      <w:r w:rsidR="00D8793D">
        <w:rPr>
          <w:rFonts w:eastAsia="Times New Roman"/>
          <w:color w:val="000000" w:themeColor="text1"/>
        </w:rPr>
        <w:t xml:space="preserve"> labeled as</w:t>
      </w:r>
      <w:r w:rsidRPr="5EFFE447">
        <w:rPr>
          <w:rFonts w:eastAsia="Times New Roman"/>
          <w:color w:val="000000" w:themeColor="text1"/>
        </w:rPr>
        <w:t>. The dataset was identified and categorized by breast cancer subtypes.</w:t>
      </w:r>
    </w:p>
    <w:p w14:paraId="134C1246" w14:textId="04F46504" w:rsidR="00DC3647" w:rsidRDefault="00F64C65" w:rsidP="006757F3">
      <w:pPr>
        <w:spacing w:after="120"/>
        <w:ind w:left="270"/>
        <w:rPr>
          <w:rFonts w:eastAsia="Times New Roman"/>
          <w:color w:val="000000" w:themeColor="text1"/>
        </w:rPr>
      </w:pPr>
      <w:r>
        <w:rPr>
          <w:noProof/>
        </w:rPr>
        <w:drawing>
          <wp:inline distT="0" distB="0" distL="0" distR="0" wp14:anchorId="2ED3FA8F" wp14:editId="1A5FACD9">
            <wp:extent cx="2533476" cy="26974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533476" cy="2697480"/>
                    </a:xfrm>
                    <a:prstGeom prst="rect">
                      <a:avLst/>
                    </a:prstGeom>
                  </pic:spPr>
                </pic:pic>
              </a:graphicData>
            </a:graphic>
          </wp:inline>
        </w:drawing>
      </w:r>
    </w:p>
    <w:p w14:paraId="708E0D16" w14:textId="78C92B68" w:rsidR="00DC3647" w:rsidRPr="00DC3647" w:rsidRDefault="00DC3647" w:rsidP="008B0E04">
      <w:pPr>
        <w:tabs>
          <w:tab w:val="left" w:pos="288"/>
        </w:tabs>
        <w:spacing w:after="120"/>
        <w:ind w:left="540"/>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4</w:t>
      </w:r>
      <w:r w:rsidRPr="5EFFE447">
        <w:rPr>
          <w:rFonts w:eastAsia="Times New Roman"/>
          <w:color w:val="000000" w:themeColor="text1"/>
          <w:lang w:val="en-GB"/>
        </w:rPr>
        <w:t xml:space="preserve">). </w:t>
      </w:r>
      <w:r>
        <w:rPr>
          <w:rFonts w:eastAsia="Times New Roman"/>
          <w:color w:val="000000" w:themeColor="text1"/>
          <w:lang w:val="en-GB"/>
        </w:rPr>
        <w:t>Histopathology images of random patients’ breasts with non-IDC</w:t>
      </w:r>
    </w:p>
    <w:p w14:paraId="1A289B19" w14:textId="1FFE599B" w:rsidR="00DC3647" w:rsidRDefault="00EF295C" w:rsidP="006757F3">
      <w:pPr>
        <w:spacing w:after="120"/>
        <w:ind w:left="270"/>
        <w:rPr>
          <w:rFonts w:eastAsia="Times New Roman"/>
          <w:color w:val="000000" w:themeColor="text1"/>
        </w:rPr>
      </w:pPr>
      <w:r>
        <w:rPr>
          <w:noProof/>
        </w:rPr>
        <w:drawing>
          <wp:inline distT="0" distB="0" distL="0" distR="0" wp14:anchorId="7BC052E4" wp14:editId="3F109212">
            <wp:extent cx="2552195" cy="2697480"/>
            <wp:effectExtent l="0" t="0" r="635" b="762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552195" cy="2697480"/>
                    </a:xfrm>
                    <a:prstGeom prst="rect">
                      <a:avLst/>
                    </a:prstGeom>
                  </pic:spPr>
                </pic:pic>
              </a:graphicData>
            </a:graphic>
          </wp:inline>
        </w:drawing>
      </w:r>
    </w:p>
    <w:p w14:paraId="0F2439A9" w14:textId="6AB90E6D" w:rsidR="00DC3647" w:rsidRPr="00DC3647" w:rsidRDefault="00DC3647" w:rsidP="008B0E04">
      <w:pPr>
        <w:tabs>
          <w:tab w:val="left" w:pos="288"/>
        </w:tabs>
        <w:spacing w:after="120"/>
        <w:ind w:left="540"/>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5</w:t>
      </w:r>
      <w:r w:rsidRPr="5EFFE447">
        <w:rPr>
          <w:rFonts w:eastAsia="Times New Roman"/>
          <w:color w:val="000000" w:themeColor="text1"/>
          <w:lang w:val="en-GB"/>
        </w:rPr>
        <w:t xml:space="preserve">). </w:t>
      </w:r>
      <w:r>
        <w:rPr>
          <w:rFonts w:eastAsia="Times New Roman"/>
          <w:color w:val="000000" w:themeColor="text1"/>
          <w:lang w:val="en-GB"/>
        </w:rPr>
        <w:t>Histopathology images of random patients’ breasts with IDC</w:t>
      </w:r>
    </w:p>
    <w:p w14:paraId="5F7EBC77" w14:textId="78766D46" w:rsidR="00DC3647" w:rsidRDefault="007B4BB9" w:rsidP="008B0E04">
      <w:pPr>
        <w:spacing w:after="120"/>
        <w:ind w:left="270" w:firstLine="294"/>
        <w:jc w:val="both"/>
        <w:rPr>
          <w:rFonts w:eastAsia="Times New Roman"/>
          <w:color w:val="000000" w:themeColor="text1"/>
        </w:rPr>
      </w:pPr>
      <w:r>
        <w:rPr>
          <w:rFonts w:eastAsia="Times New Roman"/>
          <w:color w:val="000000" w:themeColor="text1"/>
        </w:rPr>
        <w:t xml:space="preserve">Figure 4 </w:t>
      </w:r>
      <w:r w:rsidR="006D7D9B">
        <w:rPr>
          <w:rFonts w:eastAsia="Times New Roman"/>
          <w:color w:val="000000" w:themeColor="text1"/>
        </w:rPr>
        <w:t>shows the</w:t>
      </w:r>
      <w:r w:rsidRPr="00DC3647">
        <w:rPr>
          <w:rFonts w:eastAsia="Times New Roman"/>
          <w:color w:val="000000" w:themeColor="text1"/>
        </w:rPr>
        <w:t xml:space="preserve"> collection of photos of patients labeled as not suffering from Invasive Ductal Carcinoma</w:t>
      </w:r>
      <w:r w:rsidR="006D7D9B">
        <w:rPr>
          <w:rFonts w:eastAsia="Times New Roman"/>
          <w:color w:val="000000" w:themeColor="text1"/>
        </w:rPr>
        <w:t xml:space="preserve">, </w:t>
      </w:r>
      <w:r w:rsidR="006D7D9B">
        <w:rPr>
          <w:rFonts w:eastAsia="Times New Roman"/>
          <w:color w:val="000000" w:themeColor="text1"/>
        </w:rPr>
        <w:t xml:space="preserve">while Figure 5 shows </w:t>
      </w:r>
      <w:r w:rsidR="003E4091">
        <w:rPr>
          <w:rFonts w:eastAsia="Times New Roman"/>
          <w:color w:val="000000" w:themeColor="text1"/>
        </w:rPr>
        <w:t xml:space="preserve">random </w:t>
      </w:r>
      <w:r w:rsidR="00DC3647">
        <w:rPr>
          <w:rFonts w:eastAsia="Times New Roman"/>
          <w:color w:val="000000" w:themeColor="text1"/>
        </w:rPr>
        <w:t>histopathology images of patient’s breasts with Invasive Ductal Carcinoma breast cancer.</w:t>
      </w:r>
    </w:p>
    <w:p w14:paraId="444F62D4" w14:textId="1AE37E2F" w:rsidR="00A90B2C" w:rsidRDefault="4D015C09" w:rsidP="00241440">
      <w:pPr>
        <w:spacing w:after="120"/>
        <w:ind w:left="270"/>
        <w:rPr>
          <w:rFonts w:eastAsia="Times New Roman"/>
          <w:color w:val="000000" w:themeColor="text1"/>
        </w:rPr>
      </w:pPr>
      <w:r>
        <w:rPr>
          <w:noProof/>
        </w:rPr>
        <w:drawing>
          <wp:inline distT="0" distB="0" distL="0" distR="0" wp14:anchorId="498ECEA4" wp14:editId="6C0B0621">
            <wp:extent cx="2139170" cy="1188720"/>
            <wp:effectExtent l="0" t="0" r="0" b="0"/>
            <wp:docPr id="10" name="Picture 10"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139170" cy="1188720"/>
                    </a:xfrm>
                    <a:prstGeom prst="rect">
                      <a:avLst/>
                    </a:prstGeom>
                  </pic:spPr>
                </pic:pic>
              </a:graphicData>
            </a:graphic>
          </wp:inline>
        </w:drawing>
      </w:r>
    </w:p>
    <w:p w14:paraId="01348E12" w14:textId="57B9E43F" w:rsidR="006E63D5" w:rsidRDefault="006E63D5" w:rsidP="00241440">
      <w:pPr>
        <w:spacing w:after="120"/>
        <w:ind w:left="270"/>
        <w:rPr>
          <w:rFonts w:eastAsia="Times New Roman"/>
          <w:color w:val="000000" w:themeColor="text1"/>
        </w:rPr>
      </w:pPr>
      <w:r>
        <w:rPr>
          <w:noProof/>
        </w:rPr>
        <w:drawing>
          <wp:inline distT="0" distB="0" distL="0" distR="0" wp14:anchorId="11761A15" wp14:editId="75900E00">
            <wp:extent cx="2157521" cy="118872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7521" cy="1188720"/>
                    </a:xfrm>
                    <a:prstGeom prst="rect">
                      <a:avLst/>
                    </a:prstGeom>
                  </pic:spPr>
                </pic:pic>
              </a:graphicData>
            </a:graphic>
          </wp:inline>
        </w:drawing>
      </w:r>
    </w:p>
    <w:p w14:paraId="246C902A" w14:textId="0DE7159F" w:rsidR="00A90B2C" w:rsidRPr="00A90B2C" w:rsidRDefault="00A90B2C" w:rsidP="008B0E04">
      <w:pPr>
        <w:tabs>
          <w:tab w:val="left" w:pos="288"/>
        </w:tabs>
        <w:spacing w:after="120"/>
        <w:ind w:left="540"/>
        <w:rPr>
          <w:rFonts w:eastAsia="Times New Roman"/>
          <w:color w:val="000000" w:themeColor="text1"/>
          <w:lang w:val="en-GB"/>
        </w:rPr>
      </w:pPr>
      <w:r w:rsidRPr="5EFFE447">
        <w:rPr>
          <w:rFonts w:eastAsia="Times New Roman"/>
          <w:color w:val="000000" w:themeColor="text1"/>
          <w:lang w:val="en-GB"/>
        </w:rPr>
        <w:t>Figure (</w:t>
      </w:r>
      <w:r w:rsidR="00103352">
        <w:rPr>
          <w:rFonts w:eastAsia="Times New Roman"/>
          <w:color w:val="000000" w:themeColor="text1"/>
          <w:lang w:val="en-GB"/>
        </w:rPr>
        <w:t>6</w:t>
      </w:r>
      <w:r w:rsidRPr="5EFFE447">
        <w:rPr>
          <w:rFonts w:eastAsia="Times New Roman"/>
          <w:color w:val="000000" w:themeColor="text1"/>
          <w:lang w:val="en-GB"/>
        </w:rPr>
        <w:t xml:space="preserve">). </w:t>
      </w:r>
      <w:r>
        <w:rPr>
          <w:rFonts w:eastAsia="Times New Roman"/>
          <w:color w:val="000000" w:themeColor="text1"/>
          <w:lang w:val="en-GB"/>
        </w:rPr>
        <w:t>Histopathology image and its pixel intensity of random patient’s breast</w:t>
      </w:r>
    </w:p>
    <w:p w14:paraId="15CB7BE9" w14:textId="48729206" w:rsidR="00B62326" w:rsidRDefault="00A90B2C" w:rsidP="00865062">
      <w:pPr>
        <w:spacing w:after="120"/>
        <w:ind w:left="270" w:firstLine="294"/>
        <w:jc w:val="both"/>
        <w:rPr>
          <w:rFonts w:eastAsia="Times New Roman"/>
          <w:color w:val="000000" w:themeColor="text1"/>
        </w:rPr>
      </w:pPr>
      <w:r w:rsidRPr="00A90B2C">
        <w:rPr>
          <w:rFonts w:eastAsia="Times New Roman"/>
          <w:color w:val="000000" w:themeColor="text1"/>
        </w:rPr>
        <w:t xml:space="preserve">From the histopathology image of the patient's breast, it </w:t>
      </w:r>
      <w:r>
        <w:rPr>
          <w:rFonts w:eastAsia="Times New Roman"/>
          <w:color w:val="000000" w:themeColor="text1"/>
        </w:rPr>
        <w:t xml:space="preserve">also </w:t>
      </w:r>
      <w:r w:rsidRPr="00A90B2C">
        <w:rPr>
          <w:rFonts w:eastAsia="Times New Roman"/>
          <w:color w:val="000000" w:themeColor="text1"/>
        </w:rPr>
        <w:t xml:space="preserve">can be plotted to see the </w:t>
      </w:r>
      <w:r>
        <w:rPr>
          <w:rFonts w:eastAsia="Times New Roman"/>
          <w:color w:val="000000" w:themeColor="text1"/>
        </w:rPr>
        <w:t xml:space="preserve">pixel </w:t>
      </w:r>
      <w:r w:rsidRPr="00A90B2C">
        <w:rPr>
          <w:rFonts w:eastAsia="Times New Roman"/>
          <w:color w:val="000000" w:themeColor="text1"/>
        </w:rPr>
        <w:t>intensity of the RGB color</w:t>
      </w:r>
      <w:r w:rsidR="004518BD">
        <w:rPr>
          <w:rFonts w:eastAsia="Times New Roman"/>
          <w:color w:val="000000" w:themeColor="text1"/>
        </w:rPr>
        <w:t>, which will take 3 dimensions to establish the color of the image</w:t>
      </w:r>
      <w:r>
        <w:rPr>
          <w:rFonts w:eastAsia="Times New Roman"/>
          <w:color w:val="000000" w:themeColor="text1"/>
        </w:rPr>
        <w:t>.</w:t>
      </w:r>
      <w:r w:rsidR="00062F3E">
        <w:rPr>
          <w:rFonts w:eastAsia="Times New Roman"/>
          <w:color w:val="000000" w:themeColor="text1"/>
        </w:rPr>
        <w:t xml:space="preserve"> From the comparison of both images, </w:t>
      </w:r>
      <w:r w:rsidR="00543ADA">
        <w:rPr>
          <w:rFonts w:eastAsia="Times New Roman"/>
          <w:color w:val="000000" w:themeColor="text1"/>
        </w:rPr>
        <w:t>t</w:t>
      </w:r>
      <w:r w:rsidR="00543ADA" w:rsidRPr="00543ADA">
        <w:rPr>
          <w:rFonts w:eastAsia="Times New Roman"/>
          <w:color w:val="000000" w:themeColor="text1"/>
        </w:rPr>
        <w:t xml:space="preserve">he image labeled with IDC(+) has a higher pixel intensity than IDC(-), where it can be seen that the dominance of purple is higher </w:t>
      </w:r>
      <w:r w:rsidR="0020141E">
        <w:rPr>
          <w:rFonts w:eastAsia="Times New Roman"/>
          <w:color w:val="000000" w:themeColor="text1"/>
        </w:rPr>
        <w:t xml:space="preserve">and darker </w:t>
      </w:r>
      <w:r w:rsidR="00543ADA" w:rsidRPr="00543ADA">
        <w:rPr>
          <w:rFonts w:eastAsia="Times New Roman"/>
          <w:color w:val="000000" w:themeColor="text1"/>
        </w:rPr>
        <w:t xml:space="preserve">in the IDC(+) </w:t>
      </w:r>
      <w:r w:rsidR="00DE743B">
        <w:rPr>
          <w:rFonts w:eastAsia="Times New Roman"/>
          <w:color w:val="000000" w:themeColor="text1"/>
        </w:rPr>
        <w:t>histogram</w:t>
      </w:r>
      <w:r w:rsidR="00543ADA" w:rsidRPr="00543ADA">
        <w:rPr>
          <w:rFonts w:eastAsia="Times New Roman"/>
          <w:color w:val="000000" w:themeColor="text1"/>
        </w:rPr>
        <w:t xml:space="preserve"> </w:t>
      </w:r>
      <w:r w:rsidR="00DE743B">
        <w:rPr>
          <w:rFonts w:eastAsia="Times New Roman"/>
          <w:color w:val="000000" w:themeColor="text1"/>
        </w:rPr>
        <w:t xml:space="preserve">rather </w:t>
      </w:r>
      <w:r w:rsidR="00543ADA" w:rsidRPr="00543ADA">
        <w:rPr>
          <w:rFonts w:eastAsia="Times New Roman"/>
          <w:color w:val="000000" w:themeColor="text1"/>
        </w:rPr>
        <w:t xml:space="preserve">than in the IDC(-) </w:t>
      </w:r>
      <w:r w:rsidR="00DE743B">
        <w:rPr>
          <w:rFonts w:eastAsia="Times New Roman"/>
          <w:color w:val="000000" w:themeColor="text1"/>
        </w:rPr>
        <w:t>histogram</w:t>
      </w:r>
      <w:r w:rsidR="00543ADA">
        <w:rPr>
          <w:rFonts w:eastAsia="Times New Roman"/>
          <w:color w:val="000000" w:themeColor="text1"/>
        </w:rPr>
        <w:t>.</w:t>
      </w:r>
    </w:p>
    <w:p w14:paraId="58307609" w14:textId="38F8AB8C" w:rsidR="00257EE1" w:rsidRPr="00DC3647" w:rsidRDefault="00257EE1" w:rsidP="00257EE1">
      <w:pPr>
        <w:spacing w:after="120"/>
        <w:jc w:val="both"/>
        <w:rPr>
          <w:rFonts w:eastAsia="Times New Roman"/>
          <w:color w:val="000000" w:themeColor="text1"/>
        </w:rPr>
      </w:pPr>
    </w:p>
    <w:p w14:paraId="46CD552D" w14:textId="3C25F74B" w:rsidR="00865062" w:rsidRDefault="00865062" w:rsidP="00C91625">
      <w:pPr>
        <w:pStyle w:val="Heading2"/>
        <w:spacing w:before="0" w:after="120"/>
      </w:pPr>
      <w:r>
        <w:t>Processed Dataset</w:t>
      </w:r>
    </w:p>
    <w:p w14:paraId="536CA84C" w14:textId="4DD18C89" w:rsidR="000C4BFA" w:rsidRDefault="000C4BFA" w:rsidP="000C4BFA">
      <w:pPr>
        <w:ind w:left="288" w:firstLine="432"/>
        <w:jc w:val="both"/>
      </w:pPr>
      <w:r>
        <w:t xml:space="preserve">In this study, </w:t>
      </w:r>
      <w:r w:rsidR="00AE37C2">
        <w:t>t</w:t>
      </w:r>
      <w:r w:rsidR="000A749C">
        <w:t xml:space="preserve">he used </w:t>
      </w:r>
      <w:r>
        <w:t xml:space="preserve">image dataset </w:t>
      </w:r>
      <w:r w:rsidR="00F81FDA">
        <w:t xml:space="preserve">size is in </w:t>
      </w:r>
      <w:r>
        <w:t>50x50 pixels. The process of labeling image data based on the file name is also carried out, if there is a class 1 name then it is labeled IDC(+) and if the name is class 0 then it is labeled IDC(-).</w:t>
      </w:r>
    </w:p>
    <w:p w14:paraId="0A815018" w14:textId="3C25F74B" w:rsidR="000C4BFA" w:rsidRDefault="000C4BFA" w:rsidP="000C4BFA">
      <w:pPr>
        <w:ind w:left="288"/>
        <w:jc w:val="both"/>
      </w:pPr>
    </w:p>
    <w:p w14:paraId="3714A1C8" w14:textId="721D1A99" w:rsidR="005B512E" w:rsidRDefault="000C4BFA" w:rsidP="005B512E">
      <w:pPr>
        <w:ind w:left="288" w:firstLine="432"/>
        <w:jc w:val="both"/>
      </w:pPr>
      <w:r>
        <w:t xml:space="preserve">The total image dataset used is 40,000 images. </w:t>
      </w:r>
      <w:r w:rsidR="00AE37C2">
        <w:t>T</w:t>
      </w:r>
      <w:r>
        <w:t xml:space="preserve">he number of </w:t>
      </w:r>
      <w:r w:rsidR="00FB43AE">
        <w:t>datasets</w:t>
      </w:r>
      <w:r w:rsidR="00AE37C2">
        <w:t xml:space="preserve"> </w:t>
      </w:r>
      <w:r w:rsidR="0020141E">
        <w:t>is</w:t>
      </w:r>
      <w:r w:rsidR="00AE37C2">
        <w:t xml:space="preserve"> limited </w:t>
      </w:r>
      <w:r>
        <w:t xml:space="preserve">to avoid crashes because the training process takes up quite a lot of memory and Google </w:t>
      </w:r>
      <w:proofErr w:type="spellStart"/>
      <w:r>
        <w:t>Colab</w:t>
      </w:r>
      <w:proofErr w:type="spellEnd"/>
      <w:r>
        <w:t xml:space="preserve"> only provides a maximum limit of 12 GB of RAM. The following are specifications regarding the datasets that will be processed for the train and test </w:t>
      </w:r>
      <w:r w:rsidR="00316FC9">
        <w:t xml:space="preserve">the CNN </w:t>
      </w:r>
      <w:r>
        <w:t>model:</w:t>
      </w:r>
    </w:p>
    <w:p w14:paraId="2C3BDC51" w14:textId="77777777" w:rsidR="002D3A0B" w:rsidRDefault="002D3A0B" w:rsidP="005B512E">
      <w:pPr>
        <w:ind w:left="288" w:firstLine="432"/>
        <w:jc w:val="both"/>
      </w:pPr>
    </w:p>
    <w:p w14:paraId="70E0E803" w14:textId="027F80F8" w:rsidR="005B512E" w:rsidRDefault="005B512E" w:rsidP="00707D96">
      <w:pPr>
        <w:spacing w:after="240"/>
        <w:ind w:left="288" w:hanging="18"/>
      </w:pPr>
      <w:r>
        <w:rPr>
          <w:noProof/>
        </w:rPr>
        <mc:AlternateContent>
          <mc:Choice Requires="wps">
            <w:drawing>
              <wp:inline distT="0" distB="0" distL="0" distR="0" wp14:anchorId="70835B05" wp14:editId="1DCFD20B">
                <wp:extent cx="2807677" cy="926123"/>
                <wp:effectExtent l="0" t="0" r="12065" b="26670"/>
                <wp:docPr id="6" name="Text Box 6"/>
                <wp:cNvGraphicFramePr/>
                <a:graphic xmlns:a="http://schemas.openxmlformats.org/drawingml/2006/main">
                  <a:graphicData uri="http://schemas.microsoft.com/office/word/2010/wordprocessingShape">
                    <wps:wsp>
                      <wps:cNvSpPr txBox="1"/>
                      <wps:spPr>
                        <a:xfrm>
                          <a:off x="0" y="0"/>
                          <a:ext cx="2807677" cy="926123"/>
                        </a:xfrm>
                        <a:prstGeom prst="rect">
                          <a:avLst/>
                        </a:prstGeom>
                        <a:solidFill>
                          <a:schemeClr val="lt1"/>
                        </a:solidFill>
                        <a:ln w="6350">
                          <a:solidFill>
                            <a:prstClr val="black"/>
                          </a:solidFill>
                        </a:ln>
                      </wps:spPr>
                      <wps:txbx>
                        <w:txbxContent>
                          <w:p w14:paraId="1A09D94D" w14:textId="77777777" w:rsidR="005B512E" w:rsidRDefault="005B512E" w:rsidP="004518BD">
                            <w:pPr>
                              <w:spacing w:line="276" w:lineRule="auto"/>
                            </w:pPr>
                            <w:r>
                              <w:t>Total number of images: 40000</w:t>
                            </w:r>
                          </w:p>
                          <w:p w14:paraId="06E21C0B" w14:textId="1E156890" w:rsidR="005B512E" w:rsidRDefault="005B512E" w:rsidP="004518BD">
                            <w:pPr>
                              <w:spacing w:line="276" w:lineRule="auto"/>
                            </w:pPr>
                            <w:r>
                              <w:t xml:space="preserve">Number of IDC(-) Images: </w:t>
                            </w:r>
                            <w:r w:rsidR="00DB24C9" w:rsidRPr="00DB24C9">
                              <w:t>29261</w:t>
                            </w:r>
                          </w:p>
                          <w:p w14:paraId="2B5A86E6" w14:textId="50CB6A75" w:rsidR="005B512E" w:rsidRDefault="005B512E" w:rsidP="004518BD">
                            <w:pPr>
                              <w:spacing w:line="276" w:lineRule="auto"/>
                            </w:pPr>
                            <w:r>
                              <w:t xml:space="preserve">Number of IDC(+) Images: </w:t>
                            </w:r>
                            <w:r w:rsidR="003D2E13" w:rsidRPr="003D2E13">
                              <w:t>10739</w:t>
                            </w:r>
                          </w:p>
                          <w:p w14:paraId="4AF5E22C" w14:textId="69B65AB3" w:rsidR="005B512E" w:rsidRDefault="005B512E" w:rsidP="004518BD">
                            <w:pPr>
                              <w:spacing w:line="276" w:lineRule="auto"/>
                            </w:pPr>
                            <w:r>
                              <w:t xml:space="preserve">Percentage of positive images: </w:t>
                            </w:r>
                            <w:r w:rsidR="000B5F30" w:rsidRPr="000B5F30">
                              <w:t>26.85%</w:t>
                            </w:r>
                          </w:p>
                          <w:p w14:paraId="3480D0CD" w14:textId="312859A3" w:rsidR="005B512E" w:rsidRDefault="005B512E" w:rsidP="00707D96">
                            <w:r>
                              <w:t>Image shape (Width, Height, Channels): (50, 50,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835B05" id="_x0000_t202" coordsize="21600,21600" o:spt="202" path="m,l,21600r21600,l21600,xe">
                <v:stroke joinstyle="miter"/>
                <v:path gradientshapeok="t" o:connecttype="rect"/>
              </v:shapetype>
              <v:shape id="Text Box 6" o:spid="_x0000_s1026" type="#_x0000_t202" style="width:221.1pt;height:7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" fillcolor="white [3201]" strokeweight=".5pt">
                <v:textbox>
                  <w:txbxContent>
                    <w:p w14:paraId="1A09D94D" w14:textId="77777777" w:rsidR="005B512E" w:rsidRDefault="005B512E" w:rsidP="004518BD">
                      <w:pPr>
                        <w:spacing w:line="276" w:lineRule="auto"/>
                      </w:pPr>
                      <w:r>
                        <w:t>Total number of images: 40000</w:t>
                      </w:r>
                    </w:p>
                    <w:p w14:paraId="06E21C0B" w14:textId="1E156890" w:rsidR="005B512E" w:rsidRDefault="005B512E" w:rsidP="004518BD">
                      <w:pPr>
                        <w:spacing w:line="276" w:lineRule="auto"/>
                      </w:pPr>
                      <w:r>
                        <w:t xml:space="preserve">Number of IDC(-) Images: </w:t>
                      </w:r>
                      <w:r w:rsidR="00DB24C9" w:rsidRPr="00DB24C9">
                        <w:t>29261</w:t>
                      </w:r>
                    </w:p>
                    <w:p w14:paraId="2B5A86E6" w14:textId="50CB6A75" w:rsidR="005B512E" w:rsidRDefault="005B512E" w:rsidP="004518BD">
                      <w:pPr>
                        <w:spacing w:line="276" w:lineRule="auto"/>
                      </w:pPr>
                      <w:r>
                        <w:t xml:space="preserve">Number of IDC(+) Images: </w:t>
                      </w:r>
                      <w:r w:rsidR="003D2E13" w:rsidRPr="003D2E13">
                        <w:t>10739</w:t>
                      </w:r>
                    </w:p>
                    <w:p w14:paraId="4AF5E22C" w14:textId="69B65AB3" w:rsidR="005B512E" w:rsidRDefault="005B512E" w:rsidP="004518BD">
                      <w:pPr>
                        <w:spacing w:line="276" w:lineRule="auto"/>
                      </w:pPr>
                      <w:r>
                        <w:t xml:space="preserve">Percentage of positive images: </w:t>
                      </w:r>
                      <w:r w:rsidR="000B5F30" w:rsidRPr="000B5F30">
                        <w:t>26.85%</w:t>
                      </w:r>
                    </w:p>
                    <w:p w14:paraId="3480D0CD" w14:textId="312859A3" w:rsidR="005B512E" w:rsidRDefault="005B512E" w:rsidP="00707D96">
                      <w:r>
                        <w:t>Image shape (Width, Height, Channels): (50, 50, 3)</w:t>
                      </w:r>
                    </w:p>
                  </w:txbxContent>
                </v:textbox>
                <w10:anchorlock/>
              </v:shape>
            </w:pict>
          </mc:Fallback>
        </mc:AlternateContent>
      </w:r>
    </w:p>
    <w:p w14:paraId="609D166F" w14:textId="082EB212" w:rsidR="002154E4" w:rsidRDefault="002154E4" w:rsidP="001D56B0">
      <w:pPr>
        <w:ind w:left="288" w:firstLine="432"/>
        <w:jc w:val="both"/>
      </w:pPr>
      <w:r>
        <w:t>Furthermore, the dataset is divided into 2 types of datasets with a proportion of 80% for training datasets and 20% for testing datasets.</w:t>
      </w:r>
    </w:p>
    <w:p w14:paraId="595AED2A" w14:textId="27BBBC85" w:rsidR="00316FC9" w:rsidRDefault="002154E4" w:rsidP="002154E4">
      <w:pPr>
        <w:ind w:left="288" w:firstLine="432"/>
        <w:jc w:val="both"/>
      </w:pPr>
      <w:r>
        <w:t xml:space="preserve">Because the amount of data based on the label is not balanced, where the number of images for the IDC(-) </w:t>
      </w:r>
      <w:r>
        <w:lastRenderedPageBreak/>
        <w:t xml:space="preserve">label is </w:t>
      </w:r>
      <w:r w:rsidR="00F72603">
        <w:t>2926</w:t>
      </w:r>
      <w:r w:rsidR="005347E3">
        <w:t xml:space="preserve">1 </w:t>
      </w:r>
      <w:r>
        <w:t>images and the number of images for the IDC(+) label is 1</w:t>
      </w:r>
      <w:r w:rsidR="005347E3">
        <w:t>0739</w:t>
      </w:r>
      <w:r>
        <w:t xml:space="preserve"> images, the Under-sampling method is carried out to balance the size of the number of images based on the label so that the final number of images with labels is IDC(-) and IDC(+) each have </w:t>
      </w:r>
      <w:r w:rsidR="00B07989">
        <w:t>8641</w:t>
      </w:r>
      <w:r>
        <w:t xml:space="preserve"> images.</w:t>
      </w:r>
    </w:p>
    <w:p w14:paraId="5454B831" w14:textId="77777777" w:rsidR="00C91625" w:rsidRPr="00C91625" w:rsidRDefault="00C91625" w:rsidP="00C91625">
      <w:pPr>
        <w:ind w:left="288"/>
        <w:jc w:val="both"/>
      </w:pPr>
    </w:p>
    <w:p w14:paraId="42F80D9D" w14:textId="396FBF23" w:rsidR="228BB0D5" w:rsidRDefault="00227E52" w:rsidP="008B0E04">
      <w:pPr>
        <w:pStyle w:val="Heading2"/>
        <w:spacing w:before="0" w:after="120"/>
      </w:pPr>
      <w:r>
        <w:t>Hyperp</w:t>
      </w:r>
      <w:r w:rsidR="228BB0D5">
        <w:t>arameter</w:t>
      </w:r>
      <w:r w:rsidR="00086D51">
        <w:t xml:space="preserve"> Exploration</w:t>
      </w:r>
    </w:p>
    <w:p w14:paraId="6FFE4DC8" w14:textId="76BADEC5" w:rsidR="00177C5F" w:rsidRPr="00177C5F" w:rsidRDefault="00177C5F" w:rsidP="00223667">
      <w:pPr>
        <w:pStyle w:val="BodyText"/>
        <w:ind w:left="270"/>
        <w:rPr>
          <w:lang w:val="en-GB"/>
        </w:rPr>
      </w:pPr>
      <w:r w:rsidRPr="00177C5F">
        <w:rPr>
          <w:lang w:val="en-GB"/>
        </w:rPr>
        <w:t>The CNN model architecture used is as defined in the proposed algorithm section.</w:t>
      </w:r>
      <w:r w:rsidR="00223667">
        <w:rPr>
          <w:lang w:val="en-GB"/>
        </w:rPr>
        <w:t xml:space="preserve"> </w:t>
      </w:r>
      <w:r w:rsidRPr="00177C5F">
        <w:rPr>
          <w:lang w:val="en-GB"/>
        </w:rPr>
        <w:t>For hyperparameter exploration, experiments were carried out to change the optimizer, learning rate, batch size, and epoch with various variations.</w:t>
      </w:r>
    </w:p>
    <w:p w14:paraId="4EA69AA5" w14:textId="1400E2AE" w:rsidR="5EFFE447" w:rsidRDefault="00177C5F" w:rsidP="00177C5F">
      <w:pPr>
        <w:pStyle w:val="BodyText"/>
        <w:spacing w:line="240" w:lineRule="auto"/>
        <w:ind w:left="270"/>
        <w:rPr>
          <w:lang w:val="en-GB"/>
        </w:rPr>
      </w:pPr>
      <w:r w:rsidRPr="00177C5F">
        <w:rPr>
          <w:lang w:val="en-GB"/>
        </w:rPr>
        <w:t xml:space="preserve">For the optimizer, experiments were carried out on 2 types of optimizers, namely the </w:t>
      </w:r>
      <w:proofErr w:type="spellStart"/>
      <w:r w:rsidRPr="00177C5F">
        <w:rPr>
          <w:lang w:val="en-GB"/>
        </w:rPr>
        <w:t>Adadelta</w:t>
      </w:r>
      <w:proofErr w:type="spellEnd"/>
      <w:r w:rsidRPr="00177C5F">
        <w:rPr>
          <w:lang w:val="en-GB"/>
        </w:rPr>
        <w:t xml:space="preserve"> Optimizer and the Adam Optimizer. For the learning rate, we set values ​​that vary from the default value of the optimizer, which is 1e-3, then we also try to set the values ​​of 3e-3, 5e-3, </w:t>
      </w:r>
      <w:r w:rsidR="006B59B9">
        <w:rPr>
          <w:lang w:val="en-GB"/>
        </w:rPr>
        <w:t>1e-4</w:t>
      </w:r>
      <w:r w:rsidR="00D57C32">
        <w:rPr>
          <w:lang w:val="en-GB"/>
        </w:rPr>
        <w:t xml:space="preserve">, </w:t>
      </w:r>
      <w:r w:rsidR="006B59B9">
        <w:rPr>
          <w:lang w:val="en-GB"/>
        </w:rPr>
        <w:t xml:space="preserve">3e-4, </w:t>
      </w:r>
      <w:r w:rsidRPr="00177C5F">
        <w:rPr>
          <w:lang w:val="en-GB"/>
        </w:rPr>
        <w:t>and 7e-4. For the batch size, we tried to set various values, namely 32, 16, and 10. Finally, for the epoch value, in the initial model type training, we have not provided early stopping for the training model, but in the 3rd model up to the last model, We have implemented early stopping for the epochs that were carried out during training, where we monitored the loss value and determined patience from the number of epochs that did not</w:t>
      </w:r>
      <w:r w:rsidR="00E91203">
        <w:rPr>
          <w:lang w:val="en-GB"/>
        </w:rPr>
        <w:t xml:space="preserve"> </w:t>
      </w:r>
      <w:r w:rsidR="00853AE3">
        <w:rPr>
          <w:lang w:val="en-GB"/>
        </w:rPr>
        <w:t>improve</w:t>
      </w:r>
      <w:r w:rsidR="00E91203">
        <w:rPr>
          <w:lang w:val="en-GB"/>
        </w:rPr>
        <w:t xml:space="preserve"> </w:t>
      </w:r>
      <w:r w:rsidRPr="00177C5F">
        <w:rPr>
          <w:lang w:val="en-GB"/>
        </w:rPr>
        <w:t>to</w:t>
      </w:r>
      <w:r w:rsidR="00E91203">
        <w:rPr>
          <w:lang w:val="en-GB"/>
        </w:rPr>
        <w:t xml:space="preserve"> be</w:t>
      </w:r>
      <w:r w:rsidRPr="00177C5F">
        <w:rPr>
          <w:lang w:val="en-GB"/>
        </w:rPr>
        <w:t xml:space="preserve"> stop</w:t>
      </w:r>
      <w:r w:rsidR="00E91203">
        <w:rPr>
          <w:lang w:val="en-GB"/>
        </w:rPr>
        <w:t>ped from</w:t>
      </w:r>
      <w:r w:rsidRPr="00177C5F">
        <w:rPr>
          <w:lang w:val="en-GB"/>
        </w:rPr>
        <w:t xml:space="preserve"> training</w:t>
      </w:r>
      <w:r w:rsidR="00E91203">
        <w:rPr>
          <w:lang w:val="en-GB"/>
        </w:rPr>
        <w:t xml:space="preserve"> process</w:t>
      </w:r>
      <w:r w:rsidRPr="00177C5F">
        <w:rPr>
          <w:lang w:val="en-GB"/>
        </w:rPr>
        <w:t xml:space="preserve"> with a value of 3.</w:t>
      </w:r>
    </w:p>
    <w:p w14:paraId="5C65EAC9" w14:textId="77777777" w:rsidR="00177C5F" w:rsidRDefault="00177C5F" w:rsidP="00177C5F">
      <w:pPr>
        <w:pStyle w:val="BodyText"/>
        <w:spacing w:line="240" w:lineRule="auto"/>
        <w:ind w:firstLine="0"/>
      </w:pPr>
    </w:p>
    <w:p w14:paraId="3D22B79B" w14:textId="529580A9" w:rsidR="00575BCA" w:rsidRDefault="6770972E" w:rsidP="008B0E04">
      <w:pPr>
        <w:pStyle w:val="Heading2"/>
        <w:spacing w:before="0" w:after="120"/>
      </w:pPr>
      <w:r>
        <w:t>Performance Evaluation</w:t>
      </w:r>
    </w:p>
    <w:p w14:paraId="4C75C48A" w14:textId="13EE79DA" w:rsidR="005201AE" w:rsidRDefault="005201AE" w:rsidP="008B0E04">
      <w:pPr>
        <w:spacing w:after="120"/>
        <w:ind w:left="216" w:firstLine="432"/>
        <w:jc w:val="both"/>
      </w:pPr>
      <w:r w:rsidRPr="005201AE">
        <w:t>Because in this study a classification process was carried out to categorize whether the photo data stated that the patient had cancer or not, the evaluation of the model's performance will be carried out by looking at the following indicators:</w:t>
      </w:r>
    </w:p>
    <w:p w14:paraId="304D97B3" w14:textId="0ADEEB31" w:rsidR="005201AE" w:rsidRPr="005201AE" w:rsidRDefault="005201AE" w:rsidP="008B0E04">
      <w:pPr>
        <w:pStyle w:val="Heading2"/>
        <w:numPr>
          <w:ilvl w:val="0"/>
          <w:numId w:val="57"/>
        </w:numPr>
        <w:spacing w:before="0" w:after="120"/>
        <w:rPr>
          <w:i w:val="0"/>
          <w:iCs w:val="0"/>
        </w:rPr>
      </w:pPr>
      <w:ins w:id="9" w:author="GABRIELLE ANGELICA IVANDI" w:date="2021-05-23T13:10:00Z">
        <w:r w:rsidRPr="005201AE">
          <w:rPr>
            <w:i w:val="0"/>
            <w:iCs w:val="0"/>
          </w:rPr>
          <w:t>Accuracy</w:t>
        </w:r>
      </w:ins>
    </w:p>
    <w:p w14:paraId="1CFDFD57" w14:textId="4B986453" w:rsidR="005201AE" w:rsidRPr="005201AE" w:rsidRDefault="005201AE" w:rsidP="008B0E04">
      <w:pPr>
        <w:pStyle w:val="Heading2"/>
        <w:numPr>
          <w:ilvl w:val="0"/>
          <w:numId w:val="0"/>
        </w:numPr>
        <w:spacing w:before="0" w:after="120"/>
        <w:ind w:left="288" w:firstLine="360"/>
        <w:jc w:val="both"/>
        <w:rPr>
          <w:i w:val="0"/>
          <w:iCs w:val="0"/>
        </w:rPr>
      </w:pPr>
      <w:ins w:id="10" w:author="GABRIELLE ANGELICA IVANDI" w:date="2021-05-23T13:34:00Z">
        <w:r w:rsidRPr="005201AE">
          <w:rPr>
            <w:i w:val="0"/>
            <w:iCs w:val="0"/>
          </w:rPr>
          <w:t xml:space="preserve">Accuracy is expressed as the percentage of correct predictions for a model. </w:t>
        </w:r>
      </w:ins>
      <w:r w:rsidRPr="005201AE">
        <w:rPr>
          <w:i w:val="0"/>
          <w:iCs w:val="0"/>
        </w:rPr>
        <w:t xml:space="preserve">The best accuracy is equal to 100%, while the worst accuracy is equal to 0%. </w:t>
      </w:r>
      <w:ins w:id="11" w:author="GABRIELLE ANGELICA IVANDI" w:date="2021-05-23T13:34:00Z">
        <w:r w:rsidRPr="005201AE">
          <w:rPr>
            <w:i w:val="0"/>
            <w:iCs w:val="0"/>
          </w:rPr>
          <w:t>Typically, accuracy is calculated by the following formula:</w:t>
        </w:r>
      </w:ins>
    </w:p>
    <w:p w14:paraId="56ECB9DC" w14:textId="77777777" w:rsidR="005201AE" w:rsidRPr="000A5BB3" w:rsidRDefault="005201AE" w:rsidP="008B0E04">
      <w:pPr>
        <w:spacing w:after="120"/>
        <w:ind w:left="270" w:firstLine="284"/>
        <w:jc w:val="both"/>
        <w:rPr>
          <w:ins w:id="12" w:author="GABRIELLE ANGELICA IVANDI" w:date="2021-05-23T13:37:00Z"/>
          <w:iCs/>
          <w:noProof/>
          <w:sz w:val="18"/>
          <w:szCs w:val="18"/>
        </w:rPr>
      </w:pPr>
      <m:oMathPara>
        <m:oMath>
          <m:r>
            <w:ins w:id="13" w:author="GABRIELLE ANGELICA IVANDI" w:date="2021-05-23T13:31:00Z">
              <w:rPr>
                <w:rFonts w:ascii="Cambria Math" w:hAnsi="Cambria Math"/>
              </w:rPr>
              <m:t>accuracy</m:t>
            </w:ins>
          </m:r>
          <m:r>
            <w:ins w:id="14" w:author="GABRIELLE ANGELICA IVANDI" w:date="2021-05-23T13:31:00Z">
              <m:rPr>
                <m:sty m:val="p"/>
              </m:rPr>
              <w:rPr>
                <w:rFonts w:ascii="Cambria Math" w:hAnsi="Cambria Math"/>
              </w:rPr>
              <m:t>=</m:t>
            </w:ins>
          </m:r>
          <m:f>
            <m:fPr>
              <m:ctrlPr>
                <w:ins w:id="15" w:author="GABRIELLE ANGELICA IVANDI" w:date="2021-05-23T13:31:00Z">
                  <w:rPr>
                    <w:rFonts w:ascii="Cambria Math" w:hAnsi="Cambria Math"/>
                  </w:rPr>
                </w:ins>
              </m:ctrlPr>
            </m:fPr>
            <m:num>
              <m:r>
                <w:ins w:id="16" w:author="GABRIELLE ANGELICA IVANDI" w:date="2021-05-23T13:31:00Z">
                  <m:rPr>
                    <m:sty m:val="p"/>
                  </m:rPr>
                  <w:rPr>
                    <w:rFonts w:ascii="Cambria Math" w:hAnsi="Cambria Math"/>
                  </w:rPr>
                  <m:t>number of correct predictions</m:t>
                </w:ins>
              </m:r>
            </m:num>
            <m:den>
              <m:r>
                <w:ins w:id="17" w:author="GABRIELLE ANGELICA IVANDI" w:date="2021-05-23T13:31:00Z">
                  <m:rPr>
                    <m:sty m:val="p"/>
                  </m:rPr>
                  <w:rPr>
                    <w:rFonts w:ascii="Cambria Math" w:hAnsi="Cambria Math"/>
                  </w:rPr>
                  <m:t xml:space="preserve">total number </m:t>
                </w:ins>
              </m:r>
              <m:r>
                <w:ins w:id="18" w:author="GABRIELLE ANGELICA IVANDI" w:date="2021-05-23T13:32:00Z">
                  <m:rPr>
                    <m:sty m:val="p"/>
                  </m:rPr>
                  <w:rPr>
                    <w:rFonts w:ascii="Cambria Math" w:hAnsi="Cambria Math"/>
                  </w:rPr>
                  <m:t>of predictions</m:t>
                </w:ins>
              </m:r>
            </m:den>
          </m:f>
          <m:r>
            <w:ins w:id="19" w:author="GABRIELLE ANGELICA IVANDI" w:date="2021-05-23T13:44:00Z">
              <w:rPr>
                <w:rFonts w:ascii="Cambria Math" w:hAnsi="Cambria Math"/>
              </w:rPr>
              <m:t>x 100%</m:t>
            </w:ins>
          </m:r>
        </m:oMath>
      </m:oMathPara>
    </w:p>
    <w:p w14:paraId="52A32328" w14:textId="77777777" w:rsidR="005201AE" w:rsidRDefault="005201AE" w:rsidP="008B0E04">
      <w:pPr>
        <w:spacing w:after="120"/>
        <w:ind w:left="270" w:firstLine="450"/>
        <w:jc w:val="both"/>
        <w:rPr>
          <w:ins w:id="20" w:author="GABRIELLE ANGELICA IVANDI" w:date="2021-05-23T13:37:00Z"/>
        </w:rPr>
      </w:pPr>
      <w:ins w:id="21" w:author="GABRIELLE ANGELICA IVANDI" w:date="2021-05-23T13:37:00Z">
        <w:r w:rsidRPr="001F5835">
          <w:t>Apart from that, accuracy can also be evaluated as positive and negative for binary classification with the following formula:</w:t>
        </w:r>
      </w:ins>
    </w:p>
    <w:p w14:paraId="5788A77F" w14:textId="77777777" w:rsidR="005201AE" w:rsidRPr="000A5BB3" w:rsidRDefault="005201AE" w:rsidP="008B0E04">
      <w:pPr>
        <w:spacing w:after="120"/>
        <w:ind w:left="270"/>
        <w:jc w:val="both"/>
        <w:rPr>
          <w:ins w:id="22" w:author="GABRIELLE ANGELICA IVANDI" w:date="2021-05-23T13:38:00Z"/>
          <w:sz w:val="18"/>
          <w:szCs w:val="18"/>
        </w:rPr>
      </w:pPr>
      <m:oMathPara>
        <m:oMath>
          <m:r>
            <w:ins w:id="23" w:author="GABRIELLE ANGELICA IVANDI" w:date="2021-05-23T13:37:00Z">
              <w:rPr>
                <w:rFonts w:ascii="Cambria Math" w:hAnsi="Cambria Math" w:cs="Cambria Math"/>
              </w:rPr>
              <m:t>accuracy</m:t>
            </w:ins>
          </m:r>
          <m:r>
            <w:ins w:id="24" w:author="GABRIELLE ANGELICA IVANDI" w:date="2021-05-23T13:37:00Z">
              <m:rPr>
                <m:sty m:val="p"/>
              </m:rPr>
              <w:rPr>
                <w:rFonts w:ascii="Cambria Math" w:hAnsi="Cambria Math" w:cs="Cambria Math"/>
              </w:rPr>
              <m:t>=</m:t>
            </w:ins>
          </m:r>
          <m:f>
            <m:fPr>
              <m:ctrlPr>
                <w:ins w:id="25" w:author="GABRIELLE ANGELICA IVANDI" w:date="2021-05-23T13:37:00Z">
                  <w:rPr>
                    <w:rFonts w:ascii="Cambria Math" w:hAnsi="Cambria Math"/>
                  </w:rPr>
                </w:ins>
              </m:ctrlPr>
            </m:fPr>
            <m:num>
              <m:r>
                <w:ins w:id="26" w:author="GABRIELLE ANGELICA IVANDI" w:date="2021-05-23T13:38:00Z">
                  <m:rPr>
                    <m:sty m:val="p"/>
                  </m:rPr>
                  <w:rPr>
                    <w:rFonts w:ascii="Cambria Math" w:hAnsi="Cambria Math" w:cs="Cambria Math"/>
                  </w:rPr>
                  <m:t>TP+TN</m:t>
                </w:ins>
              </m:r>
            </m:num>
            <m:den>
              <m:r>
                <w:ins w:id="27" w:author="GABRIELLE ANGELICA IVANDI" w:date="2021-05-23T13:38:00Z">
                  <m:rPr>
                    <m:sty m:val="p"/>
                  </m:rPr>
                  <w:rPr>
                    <w:rFonts w:ascii="Cambria Math" w:hAnsi="Cambria Math"/>
                  </w:rPr>
                  <m:t>TP+TN+FP+FN</m:t>
                </w:ins>
              </m:r>
            </m:den>
          </m:f>
          <m:r>
            <w:ins w:id="28" w:author="ANGELIA" w:date="2021-05-23T13:44:00Z">
              <w:rPr>
                <w:rFonts w:ascii="Cambria Math" w:hAnsi="Cambria Math"/>
              </w:rPr>
              <m:t xml:space="preserve"> x 100%</m:t>
            </w:ins>
          </m:r>
        </m:oMath>
      </m:oMathPara>
    </w:p>
    <w:p w14:paraId="308E978B" w14:textId="77777777" w:rsidR="005201AE" w:rsidRDefault="005201AE" w:rsidP="008B0E04">
      <w:pPr>
        <w:spacing w:after="120"/>
        <w:ind w:left="270"/>
        <w:jc w:val="both"/>
        <w:rPr>
          <w:ins w:id="29" w:author="GABRIELLE ANGELICA IVANDI" w:date="2021-05-23T13:49:00Z"/>
        </w:rPr>
      </w:pPr>
      <w:ins w:id="30" w:author="GABRIELLE ANGELICA IVANDI" w:date="2021-05-23T13:44:00Z">
        <w:r w:rsidRPr="00A36AFF">
          <w:t>Where</w:t>
        </w:r>
      </w:ins>
      <w:ins w:id="31" w:author="GABRIELLE ANGELICA IVANDI" w:date="2021-05-23T13:49:00Z">
        <w:r>
          <w:t>:</w:t>
        </w:r>
      </w:ins>
      <w:ins w:id="32" w:author="GABRIELLE ANGELICA IVANDI" w:date="2021-05-23T13:44:00Z">
        <w:r w:rsidRPr="00A36AFF">
          <w:t xml:space="preserve"> </w:t>
        </w:r>
      </w:ins>
    </w:p>
    <w:p w14:paraId="69587241" w14:textId="77777777" w:rsidR="005201AE" w:rsidRDefault="005201AE" w:rsidP="008B0E04">
      <w:pPr>
        <w:pStyle w:val="ListParagraph"/>
        <w:numPr>
          <w:ilvl w:val="0"/>
          <w:numId w:val="51"/>
        </w:numPr>
        <w:spacing w:after="120"/>
        <w:ind w:left="630"/>
        <w:jc w:val="both"/>
        <w:rPr>
          <w:ins w:id="33" w:author="GABRIELLE ANGELICA IVANDI" w:date="2021-05-23T13:49:00Z"/>
        </w:rPr>
      </w:pPr>
      <w:ins w:id="34" w:author="GABRIELLE ANGELICA IVANDI" w:date="2021-05-23T13:44:00Z">
        <w:r w:rsidRPr="00A36AFF">
          <w:t>TP is True Positives</w:t>
        </w:r>
      </w:ins>
      <w:ins w:id="35" w:author="GABRIELLE ANGELICA IVANDI" w:date="2021-05-23T13:50:00Z">
        <w:r>
          <w:t xml:space="preserve"> or </w:t>
        </w:r>
        <w:r w:rsidRPr="000D729B">
          <w:t>the number of predictions of true in which a positive instance</w:t>
        </w:r>
        <w:r>
          <w:t>.</w:t>
        </w:r>
      </w:ins>
    </w:p>
    <w:p w14:paraId="012421C0" w14:textId="403FE236" w:rsidR="005201AE" w:rsidRDefault="005201AE" w:rsidP="008B0E04">
      <w:pPr>
        <w:pStyle w:val="ListParagraph"/>
        <w:numPr>
          <w:ilvl w:val="0"/>
          <w:numId w:val="51"/>
        </w:numPr>
        <w:spacing w:after="120"/>
        <w:ind w:left="630"/>
        <w:jc w:val="both"/>
        <w:rPr>
          <w:ins w:id="36" w:author="GABRIELLE ANGELICA IVANDI" w:date="2021-05-23T13:49:00Z"/>
        </w:rPr>
      </w:pPr>
      <w:ins w:id="37" w:author="GABRIELLE ANGELICA IVANDI" w:date="2021-05-23T13:44:00Z">
        <w:r w:rsidRPr="00A36AFF">
          <w:t xml:space="preserve">TN is True Negative </w:t>
        </w:r>
      </w:ins>
      <w:ins w:id="38" w:author="GABRIELLE ANGELICA IVANDI" w:date="2021-05-23T13:49:00Z">
        <w:r>
          <w:t xml:space="preserve">or </w:t>
        </w:r>
      </w:ins>
      <w:ins w:id="39" w:author="GABRIELLE ANGELICA IVANDI" w:date="2021-05-23T13:50:00Z">
        <w:r w:rsidRPr="00655004">
          <w:t>the number of the prediction of true that in the case is negative</w:t>
        </w:r>
        <w:r>
          <w:t>.</w:t>
        </w:r>
      </w:ins>
    </w:p>
    <w:p w14:paraId="622F7912" w14:textId="23E97923" w:rsidR="005201AE" w:rsidRDefault="005201AE" w:rsidP="008B0E04">
      <w:pPr>
        <w:pStyle w:val="ListParagraph"/>
        <w:numPr>
          <w:ilvl w:val="0"/>
          <w:numId w:val="51"/>
        </w:numPr>
        <w:spacing w:after="120"/>
        <w:ind w:left="630"/>
        <w:jc w:val="both"/>
        <w:rPr>
          <w:ins w:id="40" w:author="GABRIELLE ANGELICA IVANDI" w:date="2021-05-23T13:49:00Z"/>
        </w:rPr>
      </w:pPr>
      <w:ins w:id="41" w:author="GABRIELLE ANGELICA IVANDI" w:date="2021-05-23T13:44:00Z">
        <w:r w:rsidRPr="00A36AFF">
          <w:t>FP is False Positive</w:t>
        </w:r>
      </w:ins>
      <w:ins w:id="42" w:author="GABRIELLE ANGELICA IVANDI" w:date="2021-05-23T13:50:00Z">
        <w:r>
          <w:t xml:space="preserve"> or </w:t>
        </w:r>
        <w:r w:rsidRPr="00562262">
          <w:t>the number of predictions of false of negative instance</w:t>
        </w:r>
        <w:r>
          <w:t>.</w:t>
        </w:r>
      </w:ins>
    </w:p>
    <w:p w14:paraId="2D1AF5B9" w14:textId="2ED915CD" w:rsidR="005201AE" w:rsidRPr="00B33B19" w:rsidRDefault="005201AE">
      <w:pPr>
        <w:pStyle w:val="ListParagraph"/>
        <w:numPr>
          <w:ilvl w:val="0"/>
          <w:numId w:val="51"/>
        </w:numPr>
        <w:spacing w:after="120"/>
        <w:ind w:left="630"/>
        <w:jc w:val="both"/>
        <w:rPr>
          <w:ins w:id="43" w:author="GABRIELLE ANGELICA IVANDI" w:date="2021-05-23T13:10:00Z"/>
        </w:rPr>
        <w:pPrChange w:id="44" w:author="GABRIELLE ANGELICA IVANDI" w:date="2021-05-23T13:37:00Z">
          <w:pPr>
            <w:pStyle w:val="Heading2"/>
          </w:pPr>
        </w:pPrChange>
      </w:pPr>
      <w:ins w:id="45" w:author="GABRIELLE ANGELICA IVANDI" w:date="2021-05-23T13:44:00Z">
        <w:r w:rsidRPr="00A36AFF">
          <w:t>FN is False Negative</w:t>
        </w:r>
      </w:ins>
      <w:ins w:id="46" w:author="GABRIELLE ANGELICA IVANDI" w:date="2021-05-23T13:50:00Z">
        <w:r>
          <w:t xml:space="preserve"> or the number of predictions of false that a case positive</w:t>
        </w:r>
      </w:ins>
      <w:r w:rsidR="002A17B5">
        <w:t>.</w:t>
      </w:r>
    </w:p>
    <w:p w14:paraId="7E518EA6" w14:textId="79F2187A" w:rsidR="005201AE" w:rsidRPr="005201AE" w:rsidRDefault="005201AE" w:rsidP="008B0E04">
      <w:pPr>
        <w:pStyle w:val="Heading2"/>
        <w:numPr>
          <w:ilvl w:val="0"/>
          <w:numId w:val="56"/>
        </w:numPr>
        <w:spacing w:before="0" w:after="120"/>
        <w:rPr>
          <w:i w:val="0"/>
          <w:iCs w:val="0"/>
        </w:rPr>
      </w:pPr>
      <w:ins w:id="47" w:author="GABRIELLE ANGELICA IVANDI" w:date="2021-05-23T13:10:00Z">
        <w:r w:rsidRPr="005201AE">
          <w:rPr>
            <w:i w:val="0"/>
            <w:iCs w:val="0"/>
          </w:rPr>
          <w:t>Precision</w:t>
        </w:r>
      </w:ins>
    </w:p>
    <w:p w14:paraId="19DA6B58" w14:textId="3258C589" w:rsidR="005201AE" w:rsidRDefault="005201AE" w:rsidP="008B0E04">
      <w:pPr>
        <w:spacing w:after="120"/>
        <w:ind w:left="270" w:firstLine="450"/>
        <w:jc w:val="both"/>
      </w:pPr>
      <w:r w:rsidRPr="00E9289C">
        <w:t>It measures the accuracy of the model and represents the ratio of carcinoma images classified accurately from a composite of class images that predict the same. And it can be calculated with the following formula:</w:t>
      </w:r>
    </w:p>
    <w:p w14:paraId="6B54DE51" w14:textId="77777777" w:rsidR="005201AE" w:rsidRPr="00762B1D" w:rsidRDefault="005201AE" w:rsidP="008B0E04">
      <w:pPr>
        <w:spacing w:after="120"/>
        <w:ind w:left="270"/>
        <w:jc w:val="both"/>
      </w:pPr>
      <m:oMathPara>
        <m:oMath>
          <m:r>
            <w:ins w:id="48" w:author="ANGELIA" w:date="2021-05-23T13:44:00Z">
              <w:rPr>
                <w:rFonts w:ascii="Cambria Math" w:hAnsi="Cambria Math" w:cs="Cambria Math"/>
              </w:rPr>
              <m:t>precision</m:t>
            </w:ins>
          </m:r>
          <m:r>
            <w:ins w:id="49" w:author="ANGELIA" w:date="2021-05-23T13:44:00Z">
              <m:rPr>
                <m:sty m:val="p"/>
              </m:rPr>
              <w:rPr>
                <w:rFonts w:ascii="Cambria Math" w:hAnsi="Cambria Math" w:cs="Cambria Math"/>
              </w:rPr>
              <m:t>=</m:t>
            </w:ins>
          </m:r>
          <m:f>
            <m:fPr>
              <m:ctrlPr>
                <w:ins w:id="50" w:author="ANGELIA" w:date="2021-05-23T13:44:00Z">
                  <w:rPr>
                    <w:rFonts w:ascii="Cambria Math" w:hAnsi="Cambria Math"/>
                  </w:rPr>
                </w:ins>
              </m:ctrlPr>
            </m:fPr>
            <m:num>
              <m:r>
                <w:ins w:id="51" w:author="ANGELIA" w:date="2021-05-23T13:44:00Z">
                  <m:rPr>
                    <m:sty m:val="p"/>
                  </m:rPr>
                  <w:rPr>
                    <w:rFonts w:ascii="Cambria Math" w:hAnsi="Cambria Math" w:cs="Cambria Math"/>
                  </w:rPr>
                  <m:t>TP</m:t>
                </w:ins>
              </m:r>
              <m:r>
                <w:ins w:id="52" w:author="ANGELIA" w:date="2021-05-23T13:44:00Z">
                  <w:del w:id="53" w:author="GABRIELLE ANGELICA IVANDI" w:date="2021-05-23T13:45:00Z">
                    <m:rPr>
                      <m:sty m:val="p"/>
                    </m:rPr>
                    <w:rPr>
                      <w:rFonts w:ascii="Cambria Math" w:hAnsi="Cambria Math" w:cs="Cambria Math"/>
                    </w:rPr>
                    <m:t>+TN</m:t>
                  </w:del>
                </w:ins>
              </m:r>
            </m:num>
            <m:den>
              <m:r>
                <w:ins w:id="54" w:author="ANGELIA" w:date="2021-05-23T13:44:00Z">
                  <m:rPr>
                    <m:sty m:val="p"/>
                  </m:rPr>
                  <w:rPr>
                    <w:rFonts w:ascii="Cambria Math" w:hAnsi="Cambria Math"/>
                  </w:rPr>
                  <m:t>TP</m:t>
                </w:ins>
              </m:r>
              <m:r>
                <w:ins w:id="55" w:author="ANGELIA" w:date="2021-05-23T13:44:00Z">
                  <w:del w:id="56" w:author="GABRIELLE ANGELICA IVANDI" w:date="2021-05-23T13:46:00Z">
                    <m:rPr>
                      <m:sty m:val="p"/>
                    </m:rPr>
                    <w:rPr>
                      <w:rFonts w:ascii="Cambria Math" w:hAnsi="Cambria Math"/>
                    </w:rPr>
                    <m:t>+T</m:t>
                  </w:del>
                </w:ins>
              </m:r>
              <m:r>
                <w:ins w:id="57" w:author="ANGELIA" w:date="2021-05-23T13:44:00Z">
                  <w:del w:id="58" w:author="GABRIELLE ANGELICA IVANDI" w:date="2021-05-23T13:45:00Z">
                    <m:rPr>
                      <m:sty m:val="p"/>
                    </m:rPr>
                    <w:rPr>
                      <w:rFonts w:ascii="Cambria Math" w:hAnsi="Cambria Math"/>
                    </w:rPr>
                    <m:t>N</m:t>
                  </w:del>
                </w:ins>
              </m:r>
              <m:r>
                <w:ins w:id="59" w:author="ANGELIA" w:date="2021-05-23T13:44:00Z">
                  <m:rPr>
                    <m:sty m:val="p"/>
                  </m:rPr>
                  <w:rPr>
                    <w:rFonts w:ascii="Cambria Math" w:hAnsi="Cambria Math"/>
                  </w:rPr>
                  <m:t>+FP</m:t>
                </w:ins>
              </m:r>
              <m:r>
                <w:ins w:id="60" w:author="ANGELIA" w:date="2021-05-23T13:44:00Z">
                  <w:del w:id="61" w:author="GABRIELLE ANGELICA IVANDI" w:date="2021-05-23T13:46:00Z">
                    <m:rPr>
                      <m:sty m:val="p"/>
                    </m:rPr>
                    <w:rPr>
                      <w:rFonts w:ascii="Cambria Math" w:hAnsi="Cambria Math"/>
                    </w:rPr>
                    <m:t>+FN</m:t>
                  </w:del>
                </w:ins>
              </m:r>
            </m:den>
          </m:f>
          <m:r>
            <w:ins w:id="62" w:author="ANGELIA" w:date="2021-05-23T13:44:00Z">
              <w:rPr>
                <w:rFonts w:ascii="Cambria Math" w:hAnsi="Cambria Math"/>
              </w:rPr>
              <m:t xml:space="preserve"> x 100%</m:t>
            </w:ins>
          </m:r>
        </m:oMath>
      </m:oMathPara>
    </w:p>
    <w:p w14:paraId="43A0D5B6" w14:textId="77777777" w:rsidR="00762B1D" w:rsidRPr="000A5BB3" w:rsidRDefault="00762B1D" w:rsidP="008B0E04">
      <w:pPr>
        <w:spacing w:after="120"/>
        <w:ind w:left="270"/>
        <w:jc w:val="both"/>
        <w:rPr>
          <w:ins w:id="63" w:author="ANGELIA" w:date="2021-05-23T13:44:00Z"/>
          <w:sz w:val="18"/>
          <w:szCs w:val="18"/>
        </w:rPr>
      </w:pPr>
    </w:p>
    <w:p w14:paraId="3A4F41DC" w14:textId="3CC3F63C" w:rsidR="005201AE" w:rsidRPr="005201AE" w:rsidRDefault="005201AE" w:rsidP="008B0E04">
      <w:pPr>
        <w:pStyle w:val="Heading2"/>
        <w:numPr>
          <w:ilvl w:val="0"/>
          <w:numId w:val="56"/>
        </w:numPr>
        <w:spacing w:before="0" w:after="120"/>
        <w:rPr>
          <w:i w:val="0"/>
          <w:iCs w:val="0"/>
        </w:rPr>
      </w:pPr>
      <w:ins w:id="64" w:author="GABRIELLE ANGELICA IVANDI" w:date="2021-05-23T13:11:00Z">
        <w:r w:rsidRPr="005201AE">
          <w:rPr>
            <w:i w:val="0"/>
            <w:iCs w:val="0"/>
          </w:rPr>
          <w:t>Recall</w:t>
        </w:r>
      </w:ins>
    </w:p>
    <w:p w14:paraId="0D9E6300" w14:textId="5978939C" w:rsidR="005201AE" w:rsidRPr="00F43F0D" w:rsidRDefault="005201AE" w:rsidP="008B0E04">
      <w:pPr>
        <w:spacing w:after="120"/>
        <w:ind w:left="270" w:firstLine="450"/>
        <w:jc w:val="both"/>
        <w:rPr>
          <w:iCs/>
          <w:noProof/>
        </w:rPr>
      </w:pPr>
      <w:r>
        <w:rPr>
          <w:iCs/>
          <w:noProof/>
        </w:rPr>
        <w:t xml:space="preserve">Recall also called “sensitivity” </w:t>
      </w:r>
      <w:r>
        <w:t xml:space="preserve">computes the completeness of a model. It represents the ratio of images accurately classified as carcinoma out of the total number of carcinoma images. </w:t>
      </w:r>
      <w:r w:rsidRPr="00E9289C">
        <w:t>And it can be calculated with the following formula:</w:t>
      </w:r>
    </w:p>
    <w:p w14:paraId="504D8A25" w14:textId="3998DA2F" w:rsidR="005201AE" w:rsidRPr="00762B1D" w:rsidRDefault="005201AE" w:rsidP="00D57C32">
      <w:pPr>
        <w:spacing w:after="120"/>
        <w:jc w:val="both"/>
      </w:pPr>
      <m:oMathPara>
        <m:oMath>
          <m:r>
            <w:rPr>
              <w:rFonts w:ascii="Cambria Math" w:hAnsi="Cambria Math" w:cs="Cambria Math"/>
            </w:rPr>
            <m:t>recall</m:t>
          </m:r>
          <m:r>
            <w:ins w:id="65" w:author="ANGELIA" w:date="2021-05-23T13:44:00Z">
              <m:rPr>
                <m:sty m:val="p"/>
              </m:rPr>
              <w:rPr>
                <w:rFonts w:ascii="Cambria Math" w:hAnsi="Cambria Math" w:cs="Cambria Math"/>
              </w:rPr>
              <m:t>=</m:t>
            </w:ins>
          </m:r>
          <m:f>
            <m:fPr>
              <m:ctrlPr>
                <w:ins w:id="66" w:author="ANGELIA" w:date="2021-05-23T13:44:00Z">
                  <w:rPr>
                    <w:rFonts w:ascii="Cambria Math" w:hAnsi="Cambria Math"/>
                  </w:rPr>
                </w:ins>
              </m:ctrlPr>
            </m:fPr>
            <m:num>
              <m:r>
                <w:ins w:id="67" w:author="ANGELIA" w:date="2021-05-23T13:44:00Z">
                  <m:rPr>
                    <m:sty m:val="p"/>
                  </m:rPr>
                  <w:rPr>
                    <w:rFonts w:ascii="Cambria Math" w:hAnsi="Cambria Math" w:cs="Cambria Math"/>
                  </w:rPr>
                  <m:t>TP</m:t>
                </w:ins>
              </m:r>
              <m:r>
                <w:ins w:id="68" w:author="ANGELIA" w:date="2021-05-23T13:44:00Z">
                  <w:del w:id="69" w:author="GABRIELLE ANGELICA IVANDI" w:date="2021-05-23T13:45:00Z">
                    <m:rPr>
                      <m:sty m:val="p"/>
                    </m:rPr>
                    <w:rPr>
                      <w:rFonts w:ascii="Cambria Math" w:hAnsi="Cambria Math" w:cs="Cambria Math"/>
                    </w:rPr>
                    <m:t>+TN</m:t>
                  </w:del>
                </w:ins>
              </m:r>
            </m:num>
            <m:den>
              <m:r>
                <w:ins w:id="70" w:author="ANGELIA" w:date="2021-05-23T13:44:00Z">
                  <m:rPr>
                    <m:sty m:val="p"/>
                  </m:rPr>
                  <w:rPr>
                    <w:rFonts w:ascii="Cambria Math" w:hAnsi="Cambria Math"/>
                  </w:rPr>
                  <m:t>TP</m:t>
                </w:ins>
              </m:r>
              <m:r>
                <w:ins w:id="71" w:author="ANGELIA" w:date="2021-05-23T13:44:00Z">
                  <w:del w:id="72" w:author="GABRIELLE ANGELICA IVANDI" w:date="2021-05-23T13:46:00Z">
                    <m:rPr>
                      <m:sty m:val="p"/>
                    </m:rPr>
                    <w:rPr>
                      <w:rFonts w:ascii="Cambria Math" w:hAnsi="Cambria Math"/>
                    </w:rPr>
                    <m:t>+T</m:t>
                  </w:del>
                </w:ins>
              </m:r>
              <m:r>
                <w:ins w:id="73" w:author="ANGELIA" w:date="2021-05-23T13:44:00Z">
                  <w:del w:id="74" w:author="GABRIELLE ANGELICA IVANDI" w:date="2021-05-23T13:45:00Z">
                    <m:rPr>
                      <m:sty m:val="p"/>
                    </m:rPr>
                    <w:rPr>
                      <w:rFonts w:ascii="Cambria Math" w:hAnsi="Cambria Math"/>
                    </w:rPr>
                    <m:t>N</m:t>
                  </w:del>
                </w:ins>
              </m:r>
              <m:r>
                <w:ins w:id="75" w:author="ANGELIA" w:date="2021-05-23T13:44:00Z">
                  <m:rPr>
                    <m:sty m:val="p"/>
                  </m:rPr>
                  <w:rPr>
                    <w:rFonts w:ascii="Cambria Math" w:hAnsi="Cambria Math"/>
                  </w:rPr>
                  <m:t>+F</m:t>
                </w:ins>
              </m:r>
              <m:r>
                <m:rPr>
                  <m:sty m:val="p"/>
                </m:rPr>
                <w:rPr>
                  <w:rFonts w:ascii="Cambria Math" w:hAnsi="Cambria Math"/>
                </w:rPr>
                <m:t>N</m:t>
              </m:r>
              <m:r>
                <w:ins w:id="76" w:author="ANGELIA" w:date="2021-05-23T13:44:00Z">
                  <w:del w:id="77" w:author="GABRIELLE ANGELICA IVANDI" w:date="2021-05-23T13:46:00Z">
                    <m:rPr>
                      <m:sty m:val="p"/>
                    </m:rPr>
                    <w:rPr>
                      <w:rFonts w:ascii="Cambria Math" w:hAnsi="Cambria Math"/>
                    </w:rPr>
                    <m:t>+FN</m:t>
                  </w:del>
                </w:ins>
              </m:r>
            </m:den>
          </m:f>
          <m:r>
            <w:ins w:id="78" w:author="ANGELIA" w:date="2021-05-23T13:44:00Z">
              <w:rPr>
                <w:rFonts w:ascii="Cambria Math" w:hAnsi="Cambria Math"/>
              </w:rPr>
              <m:t xml:space="preserve"> x 100%</m:t>
            </w:ins>
          </m:r>
        </m:oMath>
      </m:oMathPara>
    </w:p>
    <w:p w14:paraId="2C6EBC22" w14:textId="77777777" w:rsidR="00762B1D" w:rsidRPr="000A5BB3" w:rsidRDefault="00762B1D" w:rsidP="00D57C32">
      <w:pPr>
        <w:spacing w:after="120"/>
        <w:jc w:val="both"/>
        <w:rPr>
          <w:ins w:id="79" w:author="GABRIELLE ANGELICA IVANDI" w:date="2021-05-23T13:11:00Z"/>
          <w:sz w:val="18"/>
          <w:szCs w:val="18"/>
        </w:rPr>
      </w:pPr>
    </w:p>
    <w:p w14:paraId="49B98D93" w14:textId="4EB173CE" w:rsidR="005201AE" w:rsidRPr="005201AE" w:rsidRDefault="005201AE" w:rsidP="008B0E04">
      <w:pPr>
        <w:pStyle w:val="Heading2"/>
        <w:numPr>
          <w:ilvl w:val="0"/>
          <w:numId w:val="56"/>
        </w:numPr>
        <w:spacing w:before="0" w:after="120"/>
        <w:rPr>
          <w:i w:val="0"/>
          <w:iCs w:val="0"/>
        </w:rPr>
      </w:pPr>
      <w:ins w:id="80" w:author="GABRIELLE ANGELICA IVANDI" w:date="2021-05-23T13:11:00Z">
        <w:r w:rsidRPr="005201AE">
          <w:rPr>
            <w:i w:val="0"/>
            <w:iCs w:val="0"/>
          </w:rPr>
          <w:t>F1 Score</w:t>
        </w:r>
      </w:ins>
    </w:p>
    <w:p w14:paraId="6E791BF6" w14:textId="77777777" w:rsidR="005201AE" w:rsidRPr="001137F9" w:rsidRDefault="005201AE" w:rsidP="008B0E04">
      <w:pPr>
        <w:spacing w:after="120"/>
        <w:ind w:left="360" w:firstLine="360"/>
        <w:jc w:val="both"/>
        <w:rPr>
          <w:iCs/>
          <w:noProof/>
        </w:rPr>
      </w:pPr>
      <w:r w:rsidRPr="001137F9">
        <w:rPr>
          <w:iCs/>
          <w:noProof/>
        </w:rPr>
        <w:t>It shows the harmonic averages of precision and gain and is typically used to optimize a model toward precision or gain.</w:t>
      </w:r>
      <w:r>
        <w:rPr>
          <w:iCs/>
          <w:noProof/>
        </w:rPr>
        <w:t xml:space="preserve"> </w:t>
      </w:r>
      <w:r>
        <w:t>And it can be calculated with the following formula:</w:t>
      </w:r>
    </w:p>
    <w:p w14:paraId="3732AB39" w14:textId="77777777" w:rsidR="005201AE" w:rsidRPr="00E24764" w:rsidRDefault="005201AE" w:rsidP="008B0E04">
      <w:pPr>
        <w:spacing w:after="120"/>
        <w:ind w:left="360" w:firstLine="360"/>
        <w:jc w:val="both"/>
        <w:rPr>
          <w:ins w:id="81" w:author="ANGELIA" w:date="2021-05-23T13:44:00Z"/>
        </w:rPr>
      </w:pPr>
      <m:oMathPara>
        <m:oMath>
          <m:r>
            <w:rPr>
              <w:rFonts w:ascii="Cambria Math" w:hAnsi="Cambria Math" w:cs="Cambria Math"/>
            </w:rPr>
            <m:t>F1 score</m:t>
          </m:r>
          <m:r>
            <w:ins w:id="82" w:author="ANGELIA" w:date="2021-05-23T13:44:00Z">
              <m:rPr>
                <m:sty m:val="p"/>
              </m:rPr>
              <w:rPr>
                <w:rFonts w:ascii="Cambria Math" w:hAnsi="Cambria Math" w:cs="Cambria Math"/>
              </w:rPr>
              <m:t>=</m:t>
            </w:ins>
          </m:r>
          <m:f>
            <m:fPr>
              <m:ctrlPr>
                <w:ins w:id="83" w:author="ANGELIA" w:date="2021-05-23T13:44:00Z">
                  <w:rPr>
                    <w:rFonts w:ascii="Cambria Math" w:hAnsi="Cambria Math"/>
                  </w:rPr>
                </w:ins>
              </m:ctrlPr>
            </m:fPr>
            <m:num>
              <m:r>
                <m:rPr>
                  <m:sty m:val="p"/>
                </m:rPr>
                <w:rPr>
                  <w:rFonts w:ascii="Cambria Math" w:hAnsi="Cambria Math" w:cs="Cambria Math"/>
                </w:rPr>
                <m:t>2*(Recall*Precision)</m:t>
              </m:r>
              <m:r>
                <w:ins w:id="84" w:author="ANGELIA" w:date="2021-05-23T13:44:00Z">
                  <w:del w:id="85" w:author="GABRIELLE ANGELICA IVANDI" w:date="2021-05-23T13:45:00Z">
                    <m:rPr>
                      <m:sty m:val="p"/>
                    </m:rPr>
                    <w:rPr>
                      <w:rFonts w:ascii="Cambria Math" w:hAnsi="Cambria Math" w:cs="Cambria Math"/>
                    </w:rPr>
                    <m:t>+TN</m:t>
                  </w:del>
                </w:ins>
              </m:r>
            </m:num>
            <m:den>
              <m:r>
                <m:rPr>
                  <m:sty m:val="p"/>
                </m:rPr>
                <w:rPr>
                  <w:rFonts w:ascii="Cambria Math" w:hAnsi="Cambria Math"/>
                </w:rPr>
                <m:t>Recall</m:t>
              </m:r>
              <m:r>
                <w:ins w:id="86" w:author="ANGELIA" w:date="2021-05-23T13:44:00Z">
                  <w:del w:id="87" w:author="GABRIELLE ANGELICA IVANDI" w:date="2021-05-23T13:46:00Z">
                    <m:rPr>
                      <m:sty m:val="p"/>
                    </m:rPr>
                    <w:rPr>
                      <w:rFonts w:ascii="Cambria Math" w:hAnsi="Cambria Math"/>
                    </w:rPr>
                    <m:t>+T</m:t>
                  </w:del>
                </w:ins>
              </m:r>
              <m:r>
                <w:ins w:id="88" w:author="ANGELIA" w:date="2021-05-23T13:44:00Z">
                  <w:del w:id="89" w:author="GABRIELLE ANGELICA IVANDI" w:date="2021-05-23T13:45:00Z">
                    <m:rPr>
                      <m:sty m:val="p"/>
                    </m:rPr>
                    <w:rPr>
                      <w:rFonts w:ascii="Cambria Math" w:hAnsi="Cambria Math"/>
                    </w:rPr>
                    <m:t>N</m:t>
                  </w:del>
                </w:ins>
              </m:r>
              <m:r>
                <w:ins w:id="90" w:author="ANGELIA" w:date="2021-05-23T13:44:00Z">
                  <m:rPr>
                    <m:sty m:val="p"/>
                  </m:rPr>
                  <w:rPr>
                    <w:rFonts w:ascii="Cambria Math" w:hAnsi="Cambria Math"/>
                  </w:rPr>
                  <m:t>+</m:t>
                </w:ins>
              </m:r>
              <m:r>
                <m:rPr>
                  <m:sty m:val="p"/>
                </m:rPr>
                <w:rPr>
                  <w:rFonts w:ascii="Cambria Math" w:hAnsi="Cambria Math"/>
                </w:rPr>
                <m:t>Precision</m:t>
              </m:r>
              <m:r>
                <w:ins w:id="91" w:author="ANGELIA" w:date="2021-05-23T13:44:00Z">
                  <w:del w:id="92" w:author="GABRIELLE ANGELICA IVANDI" w:date="2021-05-23T13:46:00Z">
                    <m:rPr>
                      <m:sty m:val="p"/>
                    </m:rPr>
                    <w:rPr>
                      <w:rFonts w:ascii="Cambria Math" w:hAnsi="Cambria Math"/>
                    </w:rPr>
                    <m:t>+FN</m:t>
                  </w:del>
                </w:ins>
              </m:r>
            </m:den>
          </m:f>
          <m:r>
            <w:ins w:id="93" w:author="ANGELIA" w:date="2021-05-23T13:44:00Z">
              <w:rPr>
                <w:rFonts w:ascii="Cambria Math" w:hAnsi="Cambria Math"/>
              </w:rPr>
              <m:t xml:space="preserve"> </m:t>
            </w:ins>
          </m:r>
        </m:oMath>
      </m:oMathPara>
    </w:p>
    <w:p w14:paraId="4C1B8E05" w14:textId="77777777" w:rsidR="005201AE" w:rsidRPr="005201AE" w:rsidRDefault="005201AE" w:rsidP="008B0E04">
      <w:pPr>
        <w:spacing w:after="120"/>
        <w:ind w:left="216"/>
        <w:jc w:val="both"/>
      </w:pPr>
    </w:p>
    <w:p w14:paraId="5E3AAB4F" w14:textId="182F059C" w:rsidR="20D2716A" w:rsidRPr="00007ED9" w:rsidRDefault="20D2716A">
      <w:pPr>
        <w:pStyle w:val="Heading1"/>
        <w:numPr>
          <w:ilvl w:val="0"/>
          <w:numId w:val="56"/>
        </w:numPr>
        <w:spacing w:before="0" w:after="120"/>
        <w:pPrChange w:id="94" w:author="ANGELIA" w:date="2021-07-05T12:16:00Z">
          <w:pPr/>
        </w:pPrChange>
      </w:pPr>
      <w:r>
        <w:t>Experimental Result</w:t>
      </w:r>
    </w:p>
    <w:p w14:paraId="5E0D64DC" w14:textId="452F4680" w:rsidR="0052616A" w:rsidRDefault="00E16F71" w:rsidP="00762B1D">
      <w:pPr>
        <w:spacing w:after="240"/>
        <w:ind w:firstLine="360"/>
        <w:jc w:val="both"/>
      </w:pPr>
      <w:r w:rsidRPr="00E16F71">
        <w:t>This study experiment was carried out using the help of Google Collaboratory to execute the code and using libraries from Python.</w:t>
      </w:r>
      <w:r w:rsidR="00D808D7" w:rsidRPr="00D808D7">
        <w:t xml:space="preserve"> The CNN method used produces quite good results in this experiment.</w:t>
      </w:r>
    </w:p>
    <w:tbl>
      <w:tblPr>
        <w:tblStyle w:val="TableGrid"/>
        <w:tblW w:w="488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51"/>
        <w:gridCol w:w="731"/>
        <w:gridCol w:w="678"/>
        <w:gridCol w:w="504"/>
        <w:gridCol w:w="550"/>
        <w:gridCol w:w="606"/>
        <w:gridCol w:w="545"/>
        <w:gridCol w:w="450"/>
        <w:gridCol w:w="471"/>
      </w:tblGrid>
      <w:tr w:rsidR="00D57C32" w14:paraId="3F70F561" w14:textId="77777777" w:rsidTr="00C440E3">
        <w:trPr>
          <w:trHeight w:val="432"/>
        </w:trPr>
        <w:tc>
          <w:tcPr>
            <w:tcW w:w="351" w:type="dxa"/>
            <w:vAlign w:val="center"/>
          </w:tcPr>
          <w:p w14:paraId="5A11156B" w14:textId="65F129DC" w:rsidR="00D57C32" w:rsidRPr="00DC008A" w:rsidRDefault="00D57C32" w:rsidP="00C440E3">
            <w:pPr>
              <w:ind w:left="-12"/>
              <w:rPr>
                <w:b/>
                <w:sz w:val="12"/>
                <w:szCs w:val="12"/>
              </w:rPr>
            </w:pPr>
            <w:r>
              <w:rPr>
                <w:b/>
                <w:sz w:val="12"/>
                <w:szCs w:val="12"/>
              </w:rPr>
              <w:t>No</w:t>
            </w:r>
          </w:p>
        </w:tc>
        <w:tc>
          <w:tcPr>
            <w:tcW w:w="731" w:type="dxa"/>
            <w:vAlign w:val="center"/>
          </w:tcPr>
          <w:p w14:paraId="5B5821AD" w14:textId="6E36E276" w:rsidR="00D57C32" w:rsidRPr="00DC008A" w:rsidRDefault="00D57C32" w:rsidP="00C440E3">
            <w:pPr>
              <w:ind w:left="-30"/>
              <w:rPr>
                <w:b/>
                <w:sz w:val="12"/>
                <w:szCs w:val="12"/>
              </w:rPr>
            </w:pPr>
            <w:r w:rsidRPr="00DC008A">
              <w:rPr>
                <w:b/>
                <w:sz w:val="12"/>
                <w:szCs w:val="12"/>
              </w:rPr>
              <w:t>Optimizer</w:t>
            </w:r>
          </w:p>
        </w:tc>
        <w:tc>
          <w:tcPr>
            <w:tcW w:w="678" w:type="dxa"/>
            <w:vAlign w:val="center"/>
          </w:tcPr>
          <w:p w14:paraId="5F10DB5D" w14:textId="79307FD2" w:rsidR="00D57C32" w:rsidRPr="00DC008A" w:rsidRDefault="00D57C32" w:rsidP="00C440E3">
            <w:pPr>
              <w:ind w:left="-12" w:right="-55"/>
              <w:rPr>
                <w:b/>
                <w:sz w:val="12"/>
                <w:szCs w:val="12"/>
              </w:rPr>
            </w:pPr>
            <w:r w:rsidRPr="00DC008A">
              <w:rPr>
                <w:b/>
                <w:sz w:val="12"/>
                <w:szCs w:val="12"/>
              </w:rPr>
              <w:t>Learning Rate</w:t>
            </w:r>
          </w:p>
        </w:tc>
        <w:tc>
          <w:tcPr>
            <w:tcW w:w="504" w:type="dxa"/>
            <w:vAlign w:val="center"/>
          </w:tcPr>
          <w:p w14:paraId="368C0646" w14:textId="7E6CCC53" w:rsidR="00D57C32" w:rsidRPr="00DC008A" w:rsidRDefault="00D57C32" w:rsidP="00C440E3">
            <w:pPr>
              <w:ind w:left="-17"/>
              <w:rPr>
                <w:b/>
                <w:sz w:val="12"/>
                <w:szCs w:val="12"/>
              </w:rPr>
            </w:pPr>
            <w:r w:rsidRPr="00DC008A">
              <w:rPr>
                <w:b/>
                <w:sz w:val="12"/>
                <w:szCs w:val="12"/>
              </w:rPr>
              <w:t>Batch Size</w:t>
            </w:r>
          </w:p>
        </w:tc>
        <w:tc>
          <w:tcPr>
            <w:tcW w:w="550" w:type="dxa"/>
            <w:vAlign w:val="center"/>
          </w:tcPr>
          <w:p w14:paraId="33E9E47A" w14:textId="28FDB606" w:rsidR="00D57C32" w:rsidRPr="00DC008A" w:rsidRDefault="00D57C32" w:rsidP="00C440E3">
            <w:pPr>
              <w:ind w:left="-12"/>
              <w:rPr>
                <w:b/>
                <w:sz w:val="12"/>
                <w:szCs w:val="12"/>
              </w:rPr>
            </w:pPr>
            <w:r w:rsidRPr="00DC008A">
              <w:rPr>
                <w:b/>
                <w:sz w:val="12"/>
                <w:szCs w:val="12"/>
              </w:rPr>
              <w:t>Epoch</w:t>
            </w:r>
          </w:p>
        </w:tc>
        <w:tc>
          <w:tcPr>
            <w:tcW w:w="606" w:type="dxa"/>
            <w:vAlign w:val="center"/>
          </w:tcPr>
          <w:p w14:paraId="24BC5FBF" w14:textId="71D80898" w:rsidR="00D57C32" w:rsidRPr="00DC008A" w:rsidRDefault="00D57C32" w:rsidP="00C440E3">
            <w:pPr>
              <w:ind w:left="-72" w:right="-101"/>
              <w:rPr>
                <w:b/>
                <w:sz w:val="12"/>
                <w:szCs w:val="12"/>
              </w:rPr>
            </w:pPr>
            <w:r w:rsidRPr="00DC008A">
              <w:rPr>
                <w:b/>
                <w:sz w:val="12"/>
                <w:szCs w:val="12"/>
              </w:rPr>
              <w:t>Accuracy</w:t>
            </w:r>
          </w:p>
        </w:tc>
        <w:tc>
          <w:tcPr>
            <w:tcW w:w="545" w:type="dxa"/>
            <w:vAlign w:val="center"/>
          </w:tcPr>
          <w:p w14:paraId="69B1D782" w14:textId="555CDA7B" w:rsidR="00D57C32" w:rsidRPr="00DC008A" w:rsidRDefault="00D57C32" w:rsidP="00C440E3">
            <w:pPr>
              <w:ind w:left="-113" w:right="-132"/>
              <w:rPr>
                <w:b/>
                <w:sz w:val="12"/>
                <w:szCs w:val="12"/>
              </w:rPr>
            </w:pPr>
            <w:r w:rsidRPr="00DC008A">
              <w:rPr>
                <w:b/>
                <w:sz w:val="12"/>
                <w:szCs w:val="12"/>
              </w:rPr>
              <w:t>Precision</w:t>
            </w:r>
          </w:p>
        </w:tc>
        <w:tc>
          <w:tcPr>
            <w:tcW w:w="450" w:type="dxa"/>
            <w:vAlign w:val="center"/>
          </w:tcPr>
          <w:p w14:paraId="66A58E1C" w14:textId="45B9DE1E" w:rsidR="00D57C32" w:rsidRPr="00DC008A" w:rsidRDefault="00D57C32" w:rsidP="00C440E3">
            <w:pPr>
              <w:ind w:left="-91" w:right="-102"/>
              <w:rPr>
                <w:b/>
                <w:sz w:val="12"/>
                <w:szCs w:val="12"/>
              </w:rPr>
            </w:pPr>
            <w:r w:rsidRPr="00DC008A">
              <w:rPr>
                <w:b/>
                <w:sz w:val="12"/>
                <w:szCs w:val="12"/>
              </w:rPr>
              <w:t>Recall</w:t>
            </w:r>
          </w:p>
        </w:tc>
        <w:tc>
          <w:tcPr>
            <w:tcW w:w="471" w:type="dxa"/>
            <w:vAlign w:val="center"/>
          </w:tcPr>
          <w:p w14:paraId="7849B9FC" w14:textId="1C91811C" w:rsidR="00D57C32" w:rsidRPr="00DC008A" w:rsidRDefault="00D57C32" w:rsidP="00C440E3">
            <w:pPr>
              <w:ind w:left="-12"/>
              <w:rPr>
                <w:b/>
                <w:sz w:val="12"/>
                <w:szCs w:val="12"/>
              </w:rPr>
            </w:pPr>
            <w:r w:rsidRPr="00DC008A">
              <w:rPr>
                <w:b/>
                <w:sz w:val="12"/>
                <w:szCs w:val="12"/>
              </w:rPr>
              <w:t>F1 score</w:t>
            </w:r>
          </w:p>
        </w:tc>
      </w:tr>
      <w:tr w:rsidR="00D57C32" w14:paraId="1B129B19" w14:textId="77777777" w:rsidTr="00C440E3">
        <w:trPr>
          <w:trHeight w:val="432"/>
        </w:trPr>
        <w:tc>
          <w:tcPr>
            <w:tcW w:w="351" w:type="dxa"/>
            <w:vAlign w:val="center"/>
          </w:tcPr>
          <w:p w14:paraId="1E8EE92E" w14:textId="0D6B37C9" w:rsidR="00D57C32" w:rsidRPr="00647003" w:rsidRDefault="00D57C32" w:rsidP="00C440E3">
            <w:pPr>
              <w:rPr>
                <w:sz w:val="12"/>
                <w:szCs w:val="12"/>
              </w:rPr>
            </w:pPr>
            <w:r w:rsidRPr="00647003">
              <w:rPr>
                <w:sz w:val="12"/>
                <w:szCs w:val="12"/>
              </w:rPr>
              <w:t>1</w:t>
            </w:r>
          </w:p>
        </w:tc>
        <w:tc>
          <w:tcPr>
            <w:tcW w:w="731" w:type="dxa"/>
            <w:vAlign w:val="center"/>
          </w:tcPr>
          <w:p w14:paraId="6B825564" w14:textId="57CB0ED7" w:rsidR="00D57C32" w:rsidRPr="00647003" w:rsidRDefault="00D57C32" w:rsidP="00C440E3">
            <w:pPr>
              <w:rPr>
                <w:sz w:val="14"/>
                <w:szCs w:val="14"/>
              </w:rPr>
            </w:pPr>
            <w:proofErr w:type="spellStart"/>
            <w:r w:rsidRPr="00647003">
              <w:rPr>
                <w:sz w:val="14"/>
                <w:szCs w:val="14"/>
              </w:rPr>
              <w:t>Adadelta</w:t>
            </w:r>
            <w:proofErr w:type="spellEnd"/>
          </w:p>
        </w:tc>
        <w:tc>
          <w:tcPr>
            <w:tcW w:w="678" w:type="dxa"/>
            <w:vAlign w:val="center"/>
          </w:tcPr>
          <w:p w14:paraId="0212BE4A" w14:textId="7099B8CC" w:rsidR="00D57C32" w:rsidRPr="00647003" w:rsidRDefault="00D57C32" w:rsidP="00C440E3">
            <w:pPr>
              <w:rPr>
                <w:sz w:val="12"/>
                <w:szCs w:val="12"/>
              </w:rPr>
            </w:pPr>
            <w:r w:rsidRPr="00647003">
              <w:rPr>
                <w:sz w:val="12"/>
                <w:szCs w:val="12"/>
              </w:rPr>
              <w:t>0.001</w:t>
            </w:r>
          </w:p>
        </w:tc>
        <w:tc>
          <w:tcPr>
            <w:tcW w:w="504" w:type="dxa"/>
            <w:vAlign w:val="center"/>
          </w:tcPr>
          <w:p w14:paraId="67948083" w14:textId="3579B8AA" w:rsidR="00D57C32" w:rsidRPr="00647003" w:rsidRDefault="00D57C32" w:rsidP="00C440E3">
            <w:pPr>
              <w:rPr>
                <w:sz w:val="12"/>
                <w:szCs w:val="12"/>
              </w:rPr>
            </w:pPr>
            <w:r w:rsidRPr="00647003">
              <w:rPr>
                <w:sz w:val="12"/>
                <w:szCs w:val="12"/>
              </w:rPr>
              <w:t>32</w:t>
            </w:r>
          </w:p>
        </w:tc>
        <w:tc>
          <w:tcPr>
            <w:tcW w:w="550" w:type="dxa"/>
            <w:vAlign w:val="center"/>
          </w:tcPr>
          <w:p w14:paraId="5C9603D6" w14:textId="18B91945" w:rsidR="00D57C32" w:rsidRPr="00647003" w:rsidRDefault="00D57C32" w:rsidP="00C440E3">
            <w:pPr>
              <w:ind w:left="-9"/>
              <w:rPr>
                <w:sz w:val="12"/>
                <w:szCs w:val="12"/>
              </w:rPr>
            </w:pPr>
            <w:r w:rsidRPr="00647003">
              <w:rPr>
                <w:sz w:val="12"/>
                <w:szCs w:val="12"/>
              </w:rPr>
              <w:t>50/50</w:t>
            </w:r>
          </w:p>
        </w:tc>
        <w:tc>
          <w:tcPr>
            <w:tcW w:w="606" w:type="dxa"/>
            <w:vAlign w:val="center"/>
          </w:tcPr>
          <w:p w14:paraId="241AD229" w14:textId="77D7B2A5" w:rsidR="00D57C32" w:rsidRPr="00647003" w:rsidRDefault="00D57C32" w:rsidP="00C440E3">
            <w:pPr>
              <w:rPr>
                <w:sz w:val="12"/>
                <w:szCs w:val="12"/>
              </w:rPr>
            </w:pPr>
            <w:r w:rsidRPr="00647003">
              <w:rPr>
                <w:sz w:val="12"/>
                <w:szCs w:val="12"/>
              </w:rPr>
              <w:t>78,01%</w:t>
            </w:r>
          </w:p>
        </w:tc>
        <w:tc>
          <w:tcPr>
            <w:tcW w:w="545" w:type="dxa"/>
            <w:vAlign w:val="center"/>
          </w:tcPr>
          <w:p w14:paraId="33FD27FE" w14:textId="152F0F75" w:rsidR="00D57C32" w:rsidRPr="00647003" w:rsidRDefault="00D57C32" w:rsidP="00C440E3">
            <w:pPr>
              <w:rPr>
                <w:sz w:val="12"/>
                <w:szCs w:val="12"/>
              </w:rPr>
            </w:pPr>
            <w:r w:rsidRPr="00647003">
              <w:rPr>
                <w:sz w:val="12"/>
                <w:szCs w:val="12"/>
              </w:rPr>
              <w:t>0.78</w:t>
            </w:r>
          </w:p>
        </w:tc>
        <w:tc>
          <w:tcPr>
            <w:tcW w:w="450" w:type="dxa"/>
            <w:vAlign w:val="center"/>
          </w:tcPr>
          <w:p w14:paraId="11F4157E" w14:textId="772EA676" w:rsidR="00D57C32" w:rsidRPr="00647003" w:rsidRDefault="00D57C32" w:rsidP="00C440E3">
            <w:pPr>
              <w:rPr>
                <w:sz w:val="12"/>
                <w:szCs w:val="12"/>
              </w:rPr>
            </w:pPr>
            <w:r w:rsidRPr="00647003">
              <w:rPr>
                <w:sz w:val="12"/>
                <w:szCs w:val="12"/>
              </w:rPr>
              <w:t>0.78</w:t>
            </w:r>
          </w:p>
        </w:tc>
        <w:tc>
          <w:tcPr>
            <w:tcW w:w="471" w:type="dxa"/>
            <w:vAlign w:val="center"/>
          </w:tcPr>
          <w:p w14:paraId="5BE92A8F" w14:textId="00C64F0F" w:rsidR="00D57C32" w:rsidRPr="00647003" w:rsidRDefault="00D57C32" w:rsidP="00C440E3">
            <w:pPr>
              <w:rPr>
                <w:sz w:val="12"/>
                <w:szCs w:val="12"/>
              </w:rPr>
            </w:pPr>
            <w:r w:rsidRPr="00647003">
              <w:rPr>
                <w:sz w:val="12"/>
                <w:szCs w:val="12"/>
              </w:rPr>
              <w:t>0.78</w:t>
            </w:r>
          </w:p>
        </w:tc>
      </w:tr>
      <w:tr w:rsidR="00D57C32" w14:paraId="451FDA37" w14:textId="77777777" w:rsidTr="00C440E3">
        <w:trPr>
          <w:trHeight w:val="432"/>
        </w:trPr>
        <w:tc>
          <w:tcPr>
            <w:tcW w:w="351" w:type="dxa"/>
            <w:vAlign w:val="center"/>
          </w:tcPr>
          <w:p w14:paraId="5D017307" w14:textId="703CEC44" w:rsidR="00D57C32" w:rsidRPr="00647003" w:rsidRDefault="00D57C32" w:rsidP="00C440E3">
            <w:pPr>
              <w:rPr>
                <w:sz w:val="12"/>
                <w:szCs w:val="12"/>
              </w:rPr>
            </w:pPr>
            <w:r w:rsidRPr="00647003">
              <w:rPr>
                <w:sz w:val="12"/>
                <w:szCs w:val="12"/>
              </w:rPr>
              <w:t>2</w:t>
            </w:r>
          </w:p>
        </w:tc>
        <w:tc>
          <w:tcPr>
            <w:tcW w:w="731" w:type="dxa"/>
            <w:vAlign w:val="center"/>
          </w:tcPr>
          <w:p w14:paraId="33D4DE2E" w14:textId="7D9B01CB" w:rsidR="00D57C32" w:rsidRPr="00647003" w:rsidRDefault="00D57C32" w:rsidP="00C440E3">
            <w:pPr>
              <w:rPr>
                <w:sz w:val="14"/>
                <w:szCs w:val="14"/>
              </w:rPr>
            </w:pPr>
            <w:proofErr w:type="spellStart"/>
            <w:r w:rsidRPr="00647003">
              <w:rPr>
                <w:sz w:val="14"/>
                <w:szCs w:val="14"/>
              </w:rPr>
              <w:t>Adadelta</w:t>
            </w:r>
            <w:proofErr w:type="spellEnd"/>
          </w:p>
        </w:tc>
        <w:tc>
          <w:tcPr>
            <w:tcW w:w="678" w:type="dxa"/>
            <w:vAlign w:val="center"/>
          </w:tcPr>
          <w:p w14:paraId="085C6B39" w14:textId="7F3415C2" w:rsidR="00D57C32" w:rsidRPr="00647003" w:rsidRDefault="00D57C32" w:rsidP="00C440E3">
            <w:pPr>
              <w:rPr>
                <w:sz w:val="12"/>
                <w:szCs w:val="12"/>
              </w:rPr>
            </w:pPr>
            <w:r w:rsidRPr="00647003">
              <w:rPr>
                <w:sz w:val="12"/>
                <w:szCs w:val="12"/>
              </w:rPr>
              <w:t>0.001</w:t>
            </w:r>
          </w:p>
        </w:tc>
        <w:tc>
          <w:tcPr>
            <w:tcW w:w="504" w:type="dxa"/>
            <w:vAlign w:val="center"/>
          </w:tcPr>
          <w:p w14:paraId="700D339B" w14:textId="0B3FC1B0" w:rsidR="00D57C32" w:rsidRPr="00647003" w:rsidRDefault="00D57C32" w:rsidP="00C440E3">
            <w:pPr>
              <w:rPr>
                <w:sz w:val="12"/>
                <w:szCs w:val="12"/>
              </w:rPr>
            </w:pPr>
            <w:r w:rsidRPr="00647003">
              <w:rPr>
                <w:sz w:val="12"/>
                <w:szCs w:val="12"/>
              </w:rPr>
              <w:t>16</w:t>
            </w:r>
          </w:p>
        </w:tc>
        <w:tc>
          <w:tcPr>
            <w:tcW w:w="550" w:type="dxa"/>
            <w:vAlign w:val="center"/>
          </w:tcPr>
          <w:p w14:paraId="4E453429" w14:textId="3CD1873D" w:rsidR="00D57C32" w:rsidRPr="00647003" w:rsidRDefault="00D57C32" w:rsidP="00C440E3">
            <w:pPr>
              <w:ind w:left="-9"/>
              <w:rPr>
                <w:sz w:val="12"/>
                <w:szCs w:val="12"/>
              </w:rPr>
            </w:pPr>
            <w:r w:rsidRPr="00647003">
              <w:rPr>
                <w:sz w:val="12"/>
                <w:szCs w:val="12"/>
              </w:rPr>
              <w:t>50/50</w:t>
            </w:r>
          </w:p>
        </w:tc>
        <w:tc>
          <w:tcPr>
            <w:tcW w:w="606" w:type="dxa"/>
            <w:vAlign w:val="center"/>
          </w:tcPr>
          <w:p w14:paraId="5C8A1B62" w14:textId="401E2A34" w:rsidR="00D57C32" w:rsidRPr="00647003" w:rsidRDefault="00D57C32" w:rsidP="00C440E3">
            <w:pPr>
              <w:rPr>
                <w:sz w:val="12"/>
                <w:szCs w:val="12"/>
              </w:rPr>
            </w:pPr>
            <w:r w:rsidRPr="00647003">
              <w:rPr>
                <w:sz w:val="12"/>
                <w:szCs w:val="12"/>
              </w:rPr>
              <w:t>78,86%</w:t>
            </w:r>
          </w:p>
        </w:tc>
        <w:tc>
          <w:tcPr>
            <w:tcW w:w="545" w:type="dxa"/>
            <w:vAlign w:val="center"/>
          </w:tcPr>
          <w:p w14:paraId="394968DA" w14:textId="1C584338" w:rsidR="00D57C32" w:rsidRPr="00647003" w:rsidRDefault="00D57C32" w:rsidP="00C440E3">
            <w:pPr>
              <w:rPr>
                <w:sz w:val="12"/>
                <w:szCs w:val="12"/>
              </w:rPr>
            </w:pPr>
            <w:r w:rsidRPr="00647003">
              <w:rPr>
                <w:sz w:val="12"/>
                <w:szCs w:val="12"/>
              </w:rPr>
              <w:t>0.79</w:t>
            </w:r>
          </w:p>
        </w:tc>
        <w:tc>
          <w:tcPr>
            <w:tcW w:w="450" w:type="dxa"/>
            <w:vAlign w:val="center"/>
          </w:tcPr>
          <w:p w14:paraId="50483C66" w14:textId="13ADE4AC" w:rsidR="00D57C32" w:rsidRPr="00647003" w:rsidRDefault="00D57C32" w:rsidP="00C440E3">
            <w:pPr>
              <w:rPr>
                <w:sz w:val="12"/>
                <w:szCs w:val="12"/>
              </w:rPr>
            </w:pPr>
            <w:r w:rsidRPr="00647003">
              <w:rPr>
                <w:sz w:val="12"/>
                <w:szCs w:val="12"/>
              </w:rPr>
              <w:t>0.79</w:t>
            </w:r>
          </w:p>
        </w:tc>
        <w:tc>
          <w:tcPr>
            <w:tcW w:w="471" w:type="dxa"/>
            <w:vAlign w:val="center"/>
          </w:tcPr>
          <w:p w14:paraId="7E4200A6" w14:textId="26C72AF9" w:rsidR="00D57C32" w:rsidRPr="00647003" w:rsidRDefault="00D57C32" w:rsidP="00C440E3">
            <w:pPr>
              <w:rPr>
                <w:sz w:val="12"/>
                <w:szCs w:val="12"/>
              </w:rPr>
            </w:pPr>
            <w:r w:rsidRPr="00647003">
              <w:rPr>
                <w:sz w:val="12"/>
                <w:szCs w:val="12"/>
              </w:rPr>
              <w:t>0.79</w:t>
            </w:r>
          </w:p>
        </w:tc>
      </w:tr>
      <w:tr w:rsidR="00D57C32" w14:paraId="75415592" w14:textId="77777777" w:rsidTr="00C440E3">
        <w:trPr>
          <w:trHeight w:val="432"/>
        </w:trPr>
        <w:tc>
          <w:tcPr>
            <w:tcW w:w="351" w:type="dxa"/>
            <w:vAlign w:val="center"/>
          </w:tcPr>
          <w:p w14:paraId="21D7E5B5" w14:textId="193E4C57" w:rsidR="00D57C32" w:rsidRPr="00647003" w:rsidRDefault="00D57C32" w:rsidP="00C440E3">
            <w:pPr>
              <w:rPr>
                <w:sz w:val="12"/>
                <w:szCs w:val="12"/>
              </w:rPr>
            </w:pPr>
            <w:r w:rsidRPr="00647003">
              <w:rPr>
                <w:sz w:val="12"/>
                <w:szCs w:val="12"/>
              </w:rPr>
              <w:t>3</w:t>
            </w:r>
          </w:p>
        </w:tc>
        <w:tc>
          <w:tcPr>
            <w:tcW w:w="731" w:type="dxa"/>
            <w:vAlign w:val="center"/>
          </w:tcPr>
          <w:p w14:paraId="720337D5" w14:textId="61586D38" w:rsidR="00D57C32" w:rsidRPr="00647003" w:rsidRDefault="00D57C32" w:rsidP="00C440E3">
            <w:pPr>
              <w:rPr>
                <w:sz w:val="14"/>
                <w:szCs w:val="14"/>
              </w:rPr>
            </w:pPr>
            <w:proofErr w:type="spellStart"/>
            <w:r w:rsidRPr="00647003">
              <w:rPr>
                <w:sz w:val="14"/>
                <w:szCs w:val="14"/>
              </w:rPr>
              <w:t>Adadelta</w:t>
            </w:r>
            <w:proofErr w:type="spellEnd"/>
          </w:p>
        </w:tc>
        <w:tc>
          <w:tcPr>
            <w:tcW w:w="678" w:type="dxa"/>
            <w:vAlign w:val="center"/>
          </w:tcPr>
          <w:p w14:paraId="0081EE01" w14:textId="307C53DE" w:rsidR="00D57C32" w:rsidRPr="00647003" w:rsidRDefault="00D57C32" w:rsidP="00C440E3">
            <w:pPr>
              <w:rPr>
                <w:sz w:val="12"/>
                <w:szCs w:val="12"/>
              </w:rPr>
            </w:pPr>
            <w:r w:rsidRPr="00647003">
              <w:rPr>
                <w:sz w:val="12"/>
                <w:szCs w:val="12"/>
              </w:rPr>
              <w:t>0.001</w:t>
            </w:r>
          </w:p>
        </w:tc>
        <w:tc>
          <w:tcPr>
            <w:tcW w:w="504" w:type="dxa"/>
            <w:vAlign w:val="center"/>
          </w:tcPr>
          <w:p w14:paraId="38F02FE3" w14:textId="1271BE45" w:rsidR="00D57C32" w:rsidRPr="00647003" w:rsidRDefault="00D57C32" w:rsidP="00C440E3">
            <w:pPr>
              <w:rPr>
                <w:sz w:val="12"/>
                <w:szCs w:val="12"/>
              </w:rPr>
            </w:pPr>
            <w:r w:rsidRPr="00647003">
              <w:rPr>
                <w:sz w:val="12"/>
                <w:szCs w:val="12"/>
              </w:rPr>
              <w:t>10</w:t>
            </w:r>
          </w:p>
        </w:tc>
        <w:tc>
          <w:tcPr>
            <w:tcW w:w="550" w:type="dxa"/>
            <w:vAlign w:val="center"/>
          </w:tcPr>
          <w:p w14:paraId="38B9F9D8" w14:textId="6826DDDD" w:rsidR="00D57C32" w:rsidRPr="00647003" w:rsidRDefault="00D57C32" w:rsidP="00C440E3">
            <w:pPr>
              <w:ind w:left="-9"/>
              <w:rPr>
                <w:sz w:val="12"/>
                <w:szCs w:val="12"/>
              </w:rPr>
            </w:pPr>
            <w:r w:rsidRPr="00647003">
              <w:rPr>
                <w:sz w:val="12"/>
                <w:szCs w:val="12"/>
              </w:rPr>
              <w:t>54/100</w:t>
            </w:r>
          </w:p>
        </w:tc>
        <w:tc>
          <w:tcPr>
            <w:tcW w:w="606" w:type="dxa"/>
            <w:vAlign w:val="center"/>
          </w:tcPr>
          <w:p w14:paraId="13944726" w14:textId="04E6B3CB" w:rsidR="00D57C32" w:rsidRPr="00647003" w:rsidRDefault="00D57C32" w:rsidP="00C440E3">
            <w:pPr>
              <w:rPr>
                <w:sz w:val="12"/>
                <w:szCs w:val="12"/>
              </w:rPr>
            </w:pPr>
            <w:r w:rsidRPr="00647003">
              <w:rPr>
                <w:sz w:val="12"/>
                <w:szCs w:val="12"/>
              </w:rPr>
              <w:t>79,54%</w:t>
            </w:r>
          </w:p>
        </w:tc>
        <w:tc>
          <w:tcPr>
            <w:tcW w:w="545" w:type="dxa"/>
            <w:vAlign w:val="center"/>
          </w:tcPr>
          <w:p w14:paraId="3A7A4BC8" w14:textId="190F6246" w:rsidR="00D57C32" w:rsidRPr="00647003" w:rsidRDefault="00D57C32" w:rsidP="00C440E3">
            <w:pPr>
              <w:rPr>
                <w:sz w:val="12"/>
                <w:szCs w:val="12"/>
              </w:rPr>
            </w:pPr>
            <w:r w:rsidRPr="00647003">
              <w:rPr>
                <w:sz w:val="12"/>
                <w:szCs w:val="12"/>
              </w:rPr>
              <w:t>0.80</w:t>
            </w:r>
          </w:p>
        </w:tc>
        <w:tc>
          <w:tcPr>
            <w:tcW w:w="450" w:type="dxa"/>
            <w:vAlign w:val="center"/>
          </w:tcPr>
          <w:p w14:paraId="00BA07DF" w14:textId="2DF49321" w:rsidR="00D57C32" w:rsidRPr="00647003" w:rsidRDefault="00D57C32" w:rsidP="00C440E3">
            <w:pPr>
              <w:rPr>
                <w:sz w:val="12"/>
                <w:szCs w:val="12"/>
              </w:rPr>
            </w:pPr>
            <w:r w:rsidRPr="00647003">
              <w:rPr>
                <w:sz w:val="12"/>
                <w:szCs w:val="12"/>
              </w:rPr>
              <w:t>0.80</w:t>
            </w:r>
          </w:p>
        </w:tc>
        <w:tc>
          <w:tcPr>
            <w:tcW w:w="471" w:type="dxa"/>
            <w:vAlign w:val="center"/>
          </w:tcPr>
          <w:p w14:paraId="7BCCA776" w14:textId="4D22B7A3" w:rsidR="00D57C32" w:rsidRPr="00647003" w:rsidRDefault="00D57C32" w:rsidP="00C440E3">
            <w:pPr>
              <w:rPr>
                <w:sz w:val="12"/>
                <w:szCs w:val="12"/>
              </w:rPr>
            </w:pPr>
            <w:r w:rsidRPr="00647003">
              <w:rPr>
                <w:sz w:val="12"/>
                <w:szCs w:val="12"/>
              </w:rPr>
              <w:t>0.80</w:t>
            </w:r>
          </w:p>
        </w:tc>
      </w:tr>
      <w:tr w:rsidR="00D57C32" w14:paraId="44623DCF" w14:textId="77777777" w:rsidTr="00C440E3">
        <w:trPr>
          <w:trHeight w:val="432"/>
        </w:trPr>
        <w:tc>
          <w:tcPr>
            <w:tcW w:w="351" w:type="dxa"/>
            <w:vAlign w:val="center"/>
          </w:tcPr>
          <w:p w14:paraId="05721962" w14:textId="1C338336" w:rsidR="00D57C32" w:rsidRPr="00647003" w:rsidRDefault="00D57C32" w:rsidP="00C440E3">
            <w:pPr>
              <w:rPr>
                <w:sz w:val="12"/>
                <w:szCs w:val="12"/>
              </w:rPr>
            </w:pPr>
            <w:r w:rsidRPr="00647003">
              <w:rPr>
                <w:sz w:val="12"/>
                <w:szCs w:val="12"/>
              </w:rPr>
              <w:t>4</w:t>
            </w:r>
          </w:p>
        </w:tc>
        <w:tc>
          <w:tcPr>
            <w:tcW w:w="731" w:type="dxa"/>
            <w:vAlign w:val="center"/>
          </w:tcPr>
          <w:p w14:paraId="667CC995" w14:textId="33335FA2" w:rsidR="00D57C32" w:rsidRPr="00647003" w:rsidRDefault="00D57C32" w:rsidP="00C440E3">
            <w:pPr>
              <w:rPr>
                <w:sz w:val="14"/>
                <w:szCs w:val="14"/>
              </w:rPr>
            </w:pPr>
            <w:r w:rsidRPr="00647003">
              <w:rPr>
                <w:sz w:val="14"/>
                <w:szCs w:val="14"/>
              </w:rPr>
              <w:t>Adam</w:t>
            </w:r>
          </w:p>
        </w:tc>
        <w:tc>
          <w:tcPr>
            <w:tcW w:w="678" w:type="dxa"/>
            <w:vAlign w:val="center"/>
          </w:tcPr>
          <w:p w14:paraId="5C4E4998" w14:textId="69CA7475" w:rsidR="00D57C32" w:rsidRPr="00647003" w:rsidRDefault="00D57C32" w:rsidP="00C440E3">
            <w:pPr>
              <w:rPr>
                <w:sz w:val="12"/>
                <w:szCs w:val="12"/>
              </w:rPr>
            </w:pPr>
            <w:r w:rsidRPr="00647003">
              <w:rPr>
                <w:sz w:val="12"/>
                <w:szCs w:val="12"/>
              </w:rPr>
              <w:t>0.001</w:t>
            </w:r>
          </w:p>
        </w:tc>
        <w:tc>
          <w:tcPr>
            <w:tcW w:w="504" w:type="dxa"/>
            <w:vAlign w:val="center"/>
          </w:tcPr>
          <w:p w14:paraId="2A2C667A" w14:textId="78EB70DA" w:rsidR="00D57C32" w:rsidRPr="00647003" w:rsidRDefault="00D57C32" w:rsidP="00C440E3">
            <w:pPr>
              <w:rPr>
                <w:sz w:val="12"/>
                <w:szCs w:val="12"/>
              </w:rPr>
            </w:pPr>
            <w:r w:rsidRPr="00647003">
              <w:rPr>
                <w:sz w:val="12"/>
                <w:szCs w:val="12"/>
              </w:rPr>
              <w:t>10</w:t>
            </w:r>
          </w:p>
        </w:tc>
        <w:tc>
          <w:tcPr>
            <w:tcW w:w="550" w:type="dxa"/>
            <w:vAlign w:val="center"/>
          </w:tcPr>
          <w:p w14:paraId="280317C0" w14:textId="4D77D3EB" w:rsidR="00D57C32" w:rsidRPr="00647003" w:rsidRDefault="00D57C32" w:rsidP="00C440E3">
            <w:pPr>
              <w:ind w:left="-9"/>
              <w:rPr>
                <w:sz w:val="12"/>
                <w:szCs w:val="12"/>
              </w:rPr>
            </w:pPr>
            <w:r w:rsidRPr="00647003">
              <w:rPr>
                <w:sz w:val="12"/>
                <w:szCs w:val="12"/>
              </w:rPr>
              <w:t>18/100</w:t>
            </w:r>
          </w:p>
        </w:tc>
        <w:tc>
          <w:tcPr>
            <w:tcW w:w="606" w:type="dxa"/>
            <w:vAlign w:val="center"/>
          </w:tcPr>
          <w:p w14:paraId="426A3EB6" w14:textId="4A9965A4" w:rsidR="00D57C32" w:rsidRPr="00647003" w:rsidRDefault="00D57C32" w:rsidP="00C440E3">
            <w:pPr>
              <w:rPr>
                <w:sz w:val="12"/>
                <w:szCs w:val="12"/>
              </w:rPr>
            </w:pPr>
            <w:r w:rsidRPr="00647003">
              <w:rPr>
                <w:sz w:val="12"/>
                <w:szCs w:val="12"/>
              </w:rPr>
              <w:t>81,31%</w:t>
            </w:r>
          </w:p>
        </w:tc>
        <w:tc>
          <w:tcPr>
            <w:tcW w:w="545" w:type="dxa"/>
            <w:vAlign w:val="center"/>
          </w:tcPr>
          <w:p w14:paraId="00F49494" w14:textId="1DC8A3EA" w:rsidR="00D57C32" w:rsidRPr="00647003" w:rsidRDefault="00D57C32" w:rsidP="00C440E3">
            <w:pPr>
              <w:rPr>
                <w:sz w:val="12"/>
                <w:szCs w:val="12"/>
              </w:rPr>
            </w:pPr>
            <w:r w:rsidRPr="00647003">
              <w:rPr>
                <w:sz w:val="12"/>
                <w:szCs w:val="12"/>
              </w:rPr>
              <w:t>0.83</w:t>
            </w:r>
          </w:p>
        </w:tc>
        <w:tc>
          <w:tcPr>
            <w:tcW w:w="450" w:type="dxa"/>
            <w:vAlign w:val="center"/>
          </w:tcPr>
          <w:p w14:paraId="41F497AE" w14:textId="0F8C5FCA" w:rsidR="00D57C32" w:rsidRPr="00647003" w:rsidRDefault="00D57C32" w:rsidP="00C440E3">
            <w:pPr>
              <w:rPr>
                <w:sz w:val="12"/>
                <w:szCs w:val="12"/>
              </w:rPr>
            </w:pPr>
            <w:r w:rsidRPr="00647003">
              <w:rPr>
                <w:sz w:val="12"/>
                <w:szCs w:val="12"/>
              </w:rPr>
              <w:t>0.81</w:t>
            </w:r>
          </w:p>
        </w:tc>
        <w:tc>
          <w:tcPr>
            <w:tcW w:w="471" w:type="dxa"/>
            <w:vAlign w:val="center"/>
          </w:tcPr>
          <w:p w14:paraId="5F6BC49A" w14:textId="6F81BAA4" w:rsidR="00D57C32" w:rsidRPr="00647003" w:rsidRDefault="00D57C32" w:rsidP="00C440E3">
            <w:pPr>
              <w:rPr>
                <w:sz w:val="12"/>
                <w:szCs w:val="12"/>
              </w:rPr>
            </w:pPr>
            <w:r w:rsidRPr="00647003">
              <w:rPr>
                <w:sz w:val="12"/>
                <w:szCs w:val="12"/>
              </w:rPr>
              <w:t>0.81</w:t>
            </w:r>
          </w:p>
        </w:tc>
      </w:tr>
      <w:tr w:rsidR="00D57C32" w14:paraId="6B170507" w14:textId="77777777" w:rsidTr="00C440E3">
        <w:trPr>
          <w:trHeight w:val="432"/>
        </w:trPr>
        <w:tc>
          <w:tcPr>
            <w:tcW w:w="351" w:type="dxa"/>
            <w:vAlign w:val="center"/>
          </w:tcPr>
          <w:p w14:paraId="08E81EF2" w14:textId="36C4BE14" w:rsidR="00D57C32" w:rsidRPr="00647003" w:rsidRDefault="00D57C32" w:rsidP="00C440E3">
            <w:pPr>
              <w:rPr>
                <w:sz w:val="12"/>
                <w:szCs w:val="12"/>
              </w:rPr>
            </w:pPr>
            <w:r w:rsidRPr="00647003">
              <w:rPr>
                <w:sz w:val="12"/>
                <w:szCs w:val="12"/>
              </w:rPr>
              <w:t>5</w:t>
            </w:r>
          </w:p>
        </w:tc>
        <w:tc>
          <w:tcPr>
            <w:tcW w:w="731" w:type="dxa"/>
            <w:vAlign w:val="center"/>
          </w:tcPr>
          <w:p w14:paraId="07E9FD54" w14:textId="6A31FB19" w:rsidR="00D57C32" w:rsidRPr="00647003" w:rsidRDefault="00D57C32" w:rsidP="00C440E3">
            <w:pPr>
              <w:rPr>
                <w:sz w:val="14"/>
                <w:szCs w:val="14"/>
              </w:rPr>
            </w:pPr>
            <w:r w:rsidRPr="00647003">
              <w:rPr>
                <w:sz w:val="14"/>
                <w:szCs w:val="14"/>
              </w:rPr>
              <w:t>Adam</w:t>
            </w:r>
          </w:p>
        </w:tc>
        <w:tc>
          <w:tcPr>
            <w:tcW w:w="678" w:type="dxa"/>
            <w:vAlign w:val="center"/>
          </w:tcPr>
          <w:p w14:paraId="36A82BCD" w14:textId="587A21E6" w:rsidR="00D57C32" w:rsidRPr="00647003" w:rsidRDefault="00D57C32" w:rsidP="00C440E3">
            <w:pPr>
              <w:rPr>
                <w:sz w:val="12"/>
                <w:szCs w:val="12"/>
              </w:rPr>
            </w:pPr>
            <w:r w:rsidRPr="00647003">
              <w:rPr>
                <w:sz w:val="12"/>
                <w:szCs w:val="12"/>
              </w:rPr>
              <w:t>0.005</w:t>
            </w:r>
          </w:p>
        </w:tc>
        <w:tc>
          <w:tcPr>
            <w:tcW w:w="504" w:type="dxa"/>
            <w:vAlign w:val="center"/>
          </w:tcPr>
          <w:p w14:paraId="63AD86F1" w14:textId="4481B41F" w:rsidR="00D57C32" w:rsidRPr="00647003" w:rsidRDefault="00D57C32" w:rsidP="00C440E3">
            <w:pPr>
              <w:rPr>
                <w:sz w:val="12"/>
                <w:szCs w:val="12"/>
              </w:rPr>
            </w:pPr>
            <w:r w:rsidRPr="00647003">
              <w:rPr>
                <w:sz w:val="12"/>
                <w:szCs w:val="12"/>
              </w:rPr>
              <w:t>10</w:t>
            </w:r>
          </w:p>
        </w:tc>
        <w:tc>
          <w:tcPr>
            <w:tcW w:w="550" w:type="dxa"/>
            <w:vAlign w:val="center"/>
          </w:tcPr>
          <w:p w14:paraId="2E3AD07F" w14:textId="2F5DF817" w:rsidR="00D57C32" w:rsidRPr="00647003" w:rsidRDefault="00D57C32" w:rsidP="00C440E3">
            <w:pPr>
              <w:ind w:left="-9"/>
              <w:rPr>
                <w:sz w:val="12"/>
                <w:szCs w:val="12"/>
              </w:rPr>
            </w:pPr>
            <w:r w:rsidRPr="00647003">
              <w:rPr>
                <w:sz w:val="12"/>
                <w:szCs w:val="12"/>
              </w:rPr>
              <w:t>6/100</w:t>
            </w:r>
          </w:p>
        </w:tc>
        <w:tc>
          <w:tcPr>
            <w:tcW w:w="606" w:type="dxa"/>
            <w:vAlign w:val="center"/>
          </w:tcPr>
          <w:p w14:paraId="6CA5185C" w14:textId="63A6A8D4" w:rsidR="00D57C32" w:rsidRPr="00647003" w:rsidRDefault="00D57C32" w:rsidP="00C440E3">
            <w:pPr>
              <w:rPr>
                <w:sz w:val="12"/>
                <w:szCs w:val="12"/>
              </w:rPr>
            </w:pPr>
            <w:r w:rsidRPr="00647003">
              <w:rPr>
                <w:sz w:val="12"/>
                <w:szCs w:val="12"/>
              </w:rPr>
              <w:t>50%</w:t>
            </w:r>
          </w:p>
        </w:tc>
        <w:tc>
          <w:tcPr>
            <w:tcW w:w="545" w:type="dxa"/>
            <w:vAlign w:val="center"/>
          </w:tcPr>
          <w:p w14:paraId="14A466CE" w14:textId="01701855" w:rsidR="00D57C32" w:rsidRPr="00647003" w:rsidRDefault="00D57C32" w:rsidP="00C440E3">
            <w:pPr>
              <w:rPr>
                <w:sz w:val="12"/>
                <w:szCs w:val="12"/>
              </w:rPr>
            </w:pPr>
            <w:r w:rsidRPr="00647003">
              <w:rPr>
                <w:sz w:val="12"/>
                <w:szCs w:val="12"/>
              </w:rPr>
              <w:t>0.25</w:t>
            </w:r>
          </w:p>
        </w:tc>
        <w:tc>
          <w:tcPr>
            <w:tcW w:w="450" w:type="dxa"/>
            <w:vAlign w:val="center"/>
          </w:tcPr>
          <w:p w14:paraId="0208972D" w14:textId="3BF8B696" w:rsidR="00D57C32" w:rsidRPr="00647003" w:rsidRDefault="00D57C32" w:rsidP="00C440E3">
            <w:pPr>
              <w:rPr>
                <w:sz w:val="12"/>
                <w:szCs w:val="12"/>
              </w:rPr>
            </w:pPr>
            <w:r w:rsidRPr="00647003">
              <w:rPr>
                <w:sz w:val="12"/>
                <w:szCs w:val="12"/>
              </w:rPr>
              <w:t>0.50</w:t>
            </w:r>
          </w:p>
        </w:tc>
        <w:tc>
          <w:tcPr>
            <w:tcW w:w="471" w:type="dxa"/>
            <w:vAlign w:val="center"/>
          </w:tcPr>
          <w:p w14:paraId="1E9C3E84" w14:textId="33D12690" w:rsidR="00D57C32" w:rsidRPr="00647003" w:rsidRDefault="00D57C32" w:rsidP="00C440E3">
            <w:pPr>
              <w:rPr>
                <w:sz w:val="12"/>
                <w:szCs w:val="12"/>
              </w:rPr>
            </w:pPr>
            <w:r w:rsidRPr="00647003">
              <w:rPr>
                <w:sz w:val="12"/>
                <w:szCs w:val="12"/>
              </w:rPr>
              <w:t>0.33</w:t>
            </w:r>
          </w:p>
        </w:tc>
      </w:tr>
      <w:tr w:rsidR="00D57C32" w14:paraId="0D1E336F" w14:textId="77777777" w:rsidTr="00C440E3">
        <w:trPr>
          <w:trHeight w:val="432"/>
        </w:trPr>
        <w:tc>
          <w:tcPr>
            <w:tcW w:w="351" w:type="dxa"/>
            <w:vAlign w:val="center"/>
          </w:tcPr>
          <w:p w14:paraId="7CEAACF7" w14:textId="142F8313" w:rsidR="00D57C32" w:rsidRPr="00647003" w:rsidRDefault="00D57C32" w:rsidP="00C440E3">
            <w:pPr>
              <w:rPr>
                <w:sz w:val="12"/>
                <w:szCs w:val="12"/>
              </w:rPr>
            </w:pPr>
            <w:r w:rsidRPr="00647003">
              <w:rPr>
                <w:sz w:val="12"/>
                <w:szCs w:val="12"/>
              </w:rPr>
              <w:t>6</w:t>
            </w:r>
          </w:p>
        </w:tc>
        <w:tc>
          <w:tcPr>
            <w:tcW w:w="731" w:type="dxa"/>
            <w:vAlign w:val="center"/>
          </w:tcPr>
          <w:p w14:paraId="6D28BB6D" w14:textId="6ED6EC20" w:rsidR="00D57C32" w:rsidRPr="00647003" w:rsidRDefault="00D57C32" w:rsidP="00C440E3">
            <w:pPr>
              <w:rPr>
                <w:sz w:val="14"/>
                <w:szCs w:val="14"/>
              </w:rPr>
            </w:pPr>
            <w:proofErr w:type="spellStart"/>
            <w:r w:rsidRPr="00647003">
              <w:rPr>
                <w:sz w:val="14"/>
                <w:szCs w:val="14"/>
              </w:rPr>
              <w:t>Adadelta</w:t>
            </w:r>
            <w:proofErr w:type="spellEnd"/>
          </w:p>
        </w:tc>
        <w:tc>
          <w:tcPr>
            <w:tcW w:w="678" w:type="dxa"/>
            <w:vAlign w:val="center"/>
          </w:tcPr>
          <w:p w14:paraId="4EAB355D" w14:textId="00D2C701" w:rsidR="00D57C32" w:rsidRPr="00647003" w:rsidRDefault="00D57C32" w:rsidP="00C440E3">
            <w:pPr>
              <w:rPr>
                <w:sz w:val="12"/>
                <w:szCs w:val="12"/>
              </w:rPr>
            </w:pPr>
            <w:r w:rsidRPr="00647003">
              <w:rPr>
                <w:sz w:val="12"/>
                <w:szCs w:val="12"/>
              </w:rPr>
              <w:t>0.005</w:t>
            </w:r>
          </w:p>
        </w:tc>
        <w:tc>
          <w:tcPr>
            <w:tcW w:w="504" w:type="dxa"/>
            <w:vAlign w:val="center"/>
          </w:tcPr>
          <w:p w14:paraId="4BB95F8C" w14:textId="6E514545" w:rsidR="00D57C32" w:rsidRPr="00647003" w:rsidRDefault="00D57C32" w:rsidP="00C440E3">
            <w:pPr>
              <w:rPr>
                <w:sz w:val="12"/>
                <w:szCs w:val="12"/>
              </w:rPr>
            </w:pPr>
            <w:r w:rsidRPr="00647003">
              <w:rPr>
                <w:sz w:val="12"/>
                <w:szCs w:val="12"/>
              </w:rPr>
              <w:t>10</w:t>
            </w:r>
          </w:p>
        </w:tc>
        <w:tc>
          <w:tcPr>
            <w:tcW w:w="550" w:type="dxa"/>
            <w:vAlign w:val="center"/>
          </w:tcPr>
          <w:p w14:paraId="2D122DFB" w14:textId="30BE2163" w:rsidR="00D57C32" w:rsidRPr="00647003" w:rsidRDefault="00D57C32" w:rsidP="00C440E3">
            <w:pPr>
              <w:ind w:left="-9"/>
              <w:rPr>
                <w:sz w:val="12"/>
                <w:szCs w:val="12"/>
              </w:rPr>
            </w:pPr>
            <w:r w:rsidRPr="00647003">
              <w:rPr>
                <w:sz w:val="12"/>
                <w:szCs w:val="12"/>
              </w:rPr>
              <w:t>55/100</w:t>
            </w:r>
          </w:p>
        </w:tc>
        <w:tc>
          <w:tcPr>
            <w:tcW w:w="606" w:type="dxa"/>
            <w:vAlign w:val="center"/>
          </w:tcPr>
          <w:p w14:paraId="192B18DD" w14:textId="3BE6F31A" w:rsidR="00D57C32" w:rsidRPr="00647003" w:rsidRDefault="00D57C32" w:rsidP="00C440E3">
            <w:pPr>
              <w:rPr>
                <w:sz w:val="12"/>
                <w:szCs w:val="12"/>
              </w:rPr>
            </w:pPr>
            <w:r w:rsidRPr="00647003">
              <w:rPr>
                <w:sz w:val="12"/>
                <w:szCs w:val="12"/>
              </w:rPr>
              <w:t>82,59%</w:t>
            </w:r>
          </w:p>
        </w:tc>
        <w:tc>
          <w:tcPr>
            <w:tcW w:w="545" w:type="dxa"/>
            <w:vAlign w:val="center"/>
          </w:tcPr>
          <w:p w14:paraId="2565953A" w14:textId="72450B25" w:rsidR="00D57C32" w:rsidRPr="00647003" w:rsidRDefault="00D57C32" w:rsidP="00C440E3">
            <w:pPr>
              <w:rPr>
                <w:sz w:val="12"/>
                <w:szCs w:val="12"/>
              </w:rPr>
            </w:pPr>
            <w:r w:rsidRPr="00647003">
              <w:rPr>
                <w:sz w:val="12"/>
                <w:szCs w:val="12"/>
              </w:rPr>
              <w:t>0.83</w:t>
            </w:r>
          </w:p>
        </w:tc>
        <w:tc>
          <w:tcPr>
            <w:tcW w:w="450" w:type="dxa"/>
            <w:vAlign w:val="center"/>
          </w:tcPr>
          <w:p w14:paraId="451A9BBA" w14:textId="2AE79CB9" w:rsidR="00D57C32" w:rsidRPr="00647003" w:rsidRDefault="00D57C32" w:rsidP="00C440E3">
            <w:pPr>
              <w:rPr>
                <w:sz w:val="12"/>
                <w:szCs w:val="12"/>
              </w:rPr>
            </w:pPr>
            <w:r w:rsidRPr="00647003">
              <w:rPr>
                <w:sz w:val="12"/>
                <w:szCs w:val="12"/>
              </w:rPr>
              <w:t>0.83</w:t>
            </w:r>
          </w:p>
        </w:tc>
        <w:tc>
          <w:tcPr>
            <w:tcW w:w="471" w:type="dxa"/>
            <w:vAlign w:val="center"/>
          </w:tcPr>
          <w:p w14:paraId="28D4F741" w14:textId="62D141E9" w:rsidR="00D57C32" w:rsidRPr="00647003" w:rsidRDefault="00D57C32" w:rsidP="00C440E3">
            <w:pPr>
              <w:rPr>
                <w:sz w:val="12"/>
                <w:szCs w:val="12"/>
              </w:rPr>
            </w:pPr>
            <w:r w:rsidRPr="00647003">
              <w:rPr>
                <w:sz w:val="12"/>
                <w:szCs w:val="12"/>
              </w:rPr>
              <w:t>0.83</w:t>
            </w:r>
          </w:p>
        </w:tc>
      </w:tr>
      <w:tr w:rsidR="00D57C32" w14:paraId="3A1DB72A" w14:textId="77777777" w:rsidTr="00C440E3">
        <w:trPr>
          <w:trHeight w:val="432"/>
        </w:trPr>
        <w:tc>
          <w:tcPr>
            <w:tcW w:w="351" w:type="dxa"/>
            <w:vAlign w:val="center"/>
          </w:tcPr>
          <w:p w14:paraId="7F9ABC85" w14:textId="7DC42253" w:rsidR="00D57C32" w:rsidRPr="00647003" w:rsidRDefault="00D57C32" w:rsidP="00C440E3">
            <w:pPr>
              <w:rPr>
                <w:sz w:val="12"/>
                <w:szCs w:val="12"/>
              </w:rPr>
            </w:pPr>
            <w:r w:rsidRPr="00647003">
              <w:rPr>
                <w:sz w:val="12"/>
                <w:szCs w:val="12"/>
              </w:rPr>
              <w:t>7</w:t>
            </w:r>
          </w:p>
        </w:tc>
        <w:tc>
          <w:tcPr>
            <w:tcW w:w="731" w:type="dxa"/>
            <w:vAlign w:val="center"/>
          </w:tcPr>
          <w:p w14:paraId="5AA7F35A" w14:textId="180030C9" w:rsidR="00D57C32" w:rsidRPr="00647003" w:rsidRDefault="00D57C32" w:rsidP="00C440E3">
            <w:pPr>
              <w:rPr>
                <w:sz w:val="14"/>
                <w:szCs w:val="14"/>
              </w:rPr>
            </w:pPr>
            <w:proofErr w:type="spellStart"/>
            <w:r w:rsidRPr="00647003">
              <w:rPr>
                <w:sz w:val="14"/>
                <w:szCs w:val="14"/>
              </w:rPr>
              <w:t>Adadelta</w:t>
            </w:r>
            <w:proofErr w:type="spellEnd"/>
          </w:p>
        </w:tc>
        <w:tc>
          <w:tcPr>
            <w:tcW w:w="678" w:type="dxa"/>
            <w:vAlign w:val="center"/>
          </w:tcPr>
          <w:p w14:paraId="782FAF37" w14:textId="16704E0F" w:rsidR="00D57C32" w:rsidRPr="00647003" w:rsidRDefault="00D57C32" w:rsidP="00C440E3">
            <w:pPr>
              <w:rPr>
                <w:sz w:val="12"/>
                <w:szCs w:val="12"/>
              </w:rPr>
            </w:pPr>
            <w:r w:rsidRPr="00647003">
              <w:rPr>
                <w:sz w:val="12"/>
                <w:szCs w:val="12"/>
              </w:rPr>
              <w:t>0.003</w:t>
            </w:r>
          </w:p>
        </w:tc>
        <w:tc>
          <w:tcPr>
            <w:tcW w:w="504" w:type="dxa"/>
            <w:vAlign w:val="center"/>
          </w:tcPr>
          <w:p w14:paraId="2488C6EE" w14:textId="63898408" w:rsidR="00D57C32" w:rsidRPr="00647003" w:rsidRDefault="00D57C32" w:rsidP="00C440E3">
            <w:pPr>
              <w:rPr>
                <w:sz w:val="12"/>
                <w:szCs w:val="12"/>
              </w:rPr>
            </w:pPr>
            <w:r w:rsidRPr="00647003">
              <w:rPr>
                <w:sz w:val="12"/>
                <w:szCs w:val="12"/>
              </w:rPr>
              <w:t>10</w:t>
            </w:r>
          </w:p>
        </w:tc>
        <w:tc>
          <w:tcPr>
            <w:tcW w:w="550" w:type="dxa"/>
            <w:vAlign w:val="center"/>
          </w:tcPr>
          <w:p w14:paraId="39BB2CF0" w14:textId="52FDEB23" w:rsidR="00D57C32" w:rsidRPr="00647003" w:rsidRDefault="00D57C32" w:rsidP="00C440E3">
            <w:pPr>
              <w:ind w:left="-9"/>
              <w:rPr>
                <w:sz w:val="12"/>
                <w:szCs w:val="12"/>
              </w:rPr>
            </w:pPr>
            <w:r w:rsidRPr="00647003">
              <w:rPr>
                <w:sz w:val="12"/>
                <w:szCs w:val="12"/>
              </w:rPr>
              <w:t>33/500</w:t>
            </w:r>
          </w:p>
        </w:tc>
        <w:tc>
          <w:tcPr>
            <w:tcW w:w="606" w:type="dxa"/>
            <w:vAlign w:val="center"/>
          </w:tcPr>
          <w:p w14:paraId="5861C3EB" w14:textId="2DCC9145" w:rsidR="00D57C32" w:rsidRPr="00647003" w:rsidRDefault="00D57C32" w:rsidP="00C440E3">
            <w:pPr>
              <w:rPr>
                <w:sz w:val="12"/>
                <w:szCs w:val="12"/>
              </w:rPr>
            </w:pPr>
            <w:r w:rsidRPr="00647003">
              <w:rPr>
                <w:sz w:val="12"/>
                <w:szCs w:val="12"/>
              </w:rPr>
              <w:t>80,63%</w:t>
            </w:r>
          </w:p>
        </w:tc>
        <w:tc>
          <w:tcPr>
            <w:tcW w:w="545" w:type="dxa"/>
            <w:vAlign w:val="center"/>
          </w:tcPr>
          <w:p w14:paraId="39A600CA" w14:textId="0D5FFA21" w:rsidR="00D57C32" w:rsidRPr="00647003" w:rsidRDefault="00D57C32" w:rsidP="00C440E3">
            <w:pPr>
              <w:rPr>
                <w:sz w:val="12"/>
                <w:szCs w:val="12"/>
              </w:rPr>
            </w:pPr>
            <w:r w:rsidRPr="00647003">
              <w:rPr>
                <w:sz w:val="12"/>
                <w:szCs w:val="12"/>
              </w:rPr>
              <w:t>0.81</w:t>
            </w:r>
          </w:p>
        </w:tc>
        <w:tc>
          <w:tcPr>
            <w:tcW w:w="450" w:type="dxa"/>
            <w:vAlign w:val="center"/>
          </w:tcPr>
          <w:p w14:paraId="307906DF" w14:textId="16488418" w:rsidR="00D57C32" w:rsidRPr="00647003" w:rsidRDefault="00D57C32" w:rsidP="00C440E3">
            <w:pPr>
              <w:rPr>
                <w:sz w:val="12"/>
                <w:szCs w:val="12"/>
              </w:rPr>
            </w:pPr>
            <w:r w:rsidRPr="00647003">
              <w:rPr>
                <w:sz w:val="12"/>
                <w:szCs w:val="12"/>
              </w:rPr>
              <w:t>0.81</w:t>
            </w:r>
          </w:p>
        </w:tc>
        <w:tc>
          <w:tcPr>
            <w:tcW w:w="471" w:type="dxa"/>
            <w:vAlign w:val="center"/>
          </w:tcPr>
          <w:p w14:paraId="2E096969" w14:textId="2C68E5AF" w:rsidR="00D57C32" w:rsidRPr="00647003" w:rsidRDefault="00D57C32" w:rsidP="00C440E3">
            <w:pPr>
              <w:rPr>
                <w:sz w:val="12"/>
                <w:szCs w:val="12"/>
              </w:rPr>
            </w:pPr>
            <w:r w:rsidRPr="00647003">
              <w:rPr>
                <w:sz w:val="12"/>
                <w:szCs w:val="12"/>
              </w:rPr>
              <w:t>0.81</w:t>
            </w:r>
          </w:p>
        </w:tc>
      </w:tr>
      <w:tr w:rsidR="00D57C32" w14:paraId="370E8FBB" w14:textId="77777777" w:rsidTr="00C440E3">
        <w:trPr>
          <w:trHeight w:val="432"/>
        </w:trPr>
        <w:tc>
          <w:tcPr>
            <w:tcW w:w="351" w:type="dxa"/>
            <w:vAlign w:val="center"/>
          </w:tcPr>
          <w:p w14:paraId="004B0A1E" w14:textId="6865D3B8" w:rsidR="00D57C32" w:rsidRPr="00647003" w:rsidRDefault="00D57C32" w:rsidP="00C440E3">
            <w:pPr>
              <w:rPr>
                <w:sz w:val="12"/>
                <w:szCs w:val="12"/>
              </w:rPr>
            </w:pPr>
            <w:r w:rsidRPr="00647003">
              <w:rPr>
                <w:sz w:val="12"/>
                <w:szCs w:val="12"/>
              </w:rPr>
              <w:t>8</w:t>
            </w:r>
          </w:p>
        </w:tc>
        <w:tc>
          <w:tcPr>
            <w:tcW w:w="731" w:type="dxa"/>
            <w:vAlign w:val="center"/>
          </w:tcPr>
          <w:p w14:paraId="316F07E6" w14:textId="5FBF6288" w:rsidR="00D57C32" w:rsidRPr="00647003" w:rsidRDefault="00D57C32" w:rsidP="00C440E3">
            <w:pPr>
              <w:rPr>
                <w:sz w:val="14"/>
                <w:szCs w:val="14"/>
              </w:rPr>
            </w:pPr>
            <w:r w:rsidRPr="00647003">
              <w:rPr>
                <w:sz w:val="14"/>
                <w:szCs w:val="14"/>
              </w:rPr>
              <w:t>Adam</w:t>
            </w:r>
          </w:p>
        </w:tc>
        <w:tc>
          <w:tcPr>
            <w:tcW w:w="678" w:type="dxa"/>
            <w:vAlign w:val="center"/>
          </w:tcPr>
          <w:p w14:paraId="0B8EC997" w14:textId="247A49B5" w:rsidR="00D57C32" w:rsidRPr="00647003" w:rsidRDefault="00D57C32" w:rsidP="00C440E3">
            <w:pPr>
              <w:rPr>
                <w:sz w:val="12"/>
                <w:szCs w:val="12"/>
              </w:rPr>
            </w:pPr>
            <w:r w:rsidRPr="00647003">
              <w:rPr>
                <w:sz w:val="12"/>
                <w:szCs w:val="12"/>
              </w:rPr>
              <w:t>0.0007</w:t>
            </w:r>
          </w:p>
        </w:tc>
        <w:tc>
          <w:tcPr>
            <w:tcW w:w="504" w:type="dxa"/>
            <w:vAlign w:val="center"/>
          </w:tcPr>
          <w:p w14:paraId="7FD860D2" w14:textId="46B8EABB" w:rsidR="00D57C32" w:rsidRPr="00647003" w:rsidRDefault="00D57C32" w:rsidP="00C440E3">
            <w:pPr>
              <w:rPr>
                <w:sz w:val="12"/>
                <w:szCs w:val="12"/>
              </w:rPr>
            </w:pPr>
            <w:r w:rsidRPr="00647003">
              <w:rPr>
                <w:sz w:val="12"/>
                <w:szCs w:val="12"/>
              </w:rPr>
              <w:t>10</w:t>
            </w:r>
          </w:p>
        </w:tc>
        <w:tc>
          <w:tcPr>
            <w:tcW w:w="550" w:type="dxa"/>
            <w:vAlign w:val="center"/>
          </w:tcPr>
          <w:p w14:paraId="2B07569F" w14:textId="70F43D55" w:rsidR="00D57C32" w:rsidRPr="00647003" w:rsidRDefault="00D57C32" w:rsidP="00C440E3">
            <w:pPr>
              <w:ind w:left="-9"/>
              <w:rPr>
                <w:sz w:val="12"/>
                <w:szCs w:val="12"/>
              </w:rPr>
            </w:pPr>
            <w:r w:rsidRPr="00647003">
              <w:rPr>
                <w:sz w:val="12"/>
                <w:szCs w:val="12"/>
              </w:rPr>
              <w:t>19/500</w:t>
            </w:r>
          </w:p>
        </w:tc>
        <w:tc>
          <w:tcPr>
            <w:tcW w:w="606" w:type="dxa"/>
            <w:vAlign w:val="center"/>
          </w:tcPr>
          <w:p w14:paraId="5392CED4" w14:textId="7B61FBCC" w:rsidR="00D57C32" w:rsidRPr="00647003" w:rsidRDefault="00D57C32" w:rsidP="00C440E3">
            <w:pPr>
              <w:rPr>
                <w:sz w:val="12"/>
                <w:szCs w:val="12"/>
              </w:rPr>
            </w:pPr>
            <w:r w:rsidRPr="00647003">
              <w:rPr>
                <w:sz w:val="12"/>
                <w:szCs w:val="12"/>
              </w:rPr>
              <w:t>85,11%</w:t>
            </w:r>
          </w:p>
        </w:tc>
        <w:tc>
          <w:tcPr>
            <w:tcW w:w="545" w:type="dxa"/>
            <w:vAlign w:val="center"/>
          </w:tcPr>
          <w:p w14:paraId="42157647" w14:textId="4FAF4C55" w:rsidR="00D57C32" w:rsidRPr="00647003" w:rsidRDefault="00D57C32" w:rsidP="00C440E3">
            <w:pPr>
              <w:rPr>
                <w:sz w:val="12"/>
                <w:szCs w:val="12"/>
              </w:rPr>
            </w:pPr>
            <w:r w:rsidRPr="00647003">
              <w:rPr>
                <w:sz w:val="12"/>
                <w:szCs w:val="12"/>
              </w:rPr>
              <w:t>0.85</w:t>
            </w:r>
          </w:p>
        </w:tc>
        <w:tc>
          <w:tcPr>
            <w:tcW w:w="450" w:type="dxa"/>
            <w:vAlign w:val="center"/>
          </w:tcPr>
          <w:p w14:paraId="4C6764C6" w14:textId="6F826ABE" w:rsidR="00D57C32" w:rsidRPr="00647003" w:rsidRDefault="00D57C32" w:rsidP="00C440E3">
            <w:pPr>
              <w:rPr>
                <w:sz w:val="12"/>
                <w:szCs w:val="12"/>
              </w:rPr>
            </w:pPr>
            <w:r w:rsidRPr="00647003">
              <w:rPr>
                <w:sz w:val="12"/>
                <w:szCs w:val="12"/>
              </w:rPr>
              <w:t>0.85</w:t>
            </w:r>
          </w:p>
        </w:tc>
        <w:tc>
          <w:tcPr>
            <w:tcW w:w="471" w:type="dxa"/>
            <w:vAlign w:val="center"/>
          </w:tcPr>
          <w:p w14:paraId="3591D7BF" w14:textId="4F7FA6FA" w:rsidR="00D57C32" w:rsidRPr="00647003" w:rsidRDefault="00D57C32" w:rsidP="00C440E3">
            <w:pPr>
              <w:rPr>
                <w:sz w:val="12"/>
                <w:szCs w:val="12"/>
              </w:rPr>
            </w:pPr>
            <w:r w:rsidRPr="00647003">
              <w:rPr>
                <w:sz w:val="12"/>
                <w:szCs w:val="12"/>
              </w:rPr>
              <w:t>0.85</w:t>
            </w:r>
          </w:p>
        </w:tc>
      </w:tr>
      <w:tr w:rsidR="00D57C32" w14:paraId="4E16DFB2" w14:textId="77777777" w:rsidTr="00C440E3">
        <w:trPr>
          <w:trHeight w:val="432"/>
        </w:trPr>
        <w:tc>
          <w:tcPr>
            <w:tcW w:w="351" w:type="dxa"/>
            <w:vAlign w:val="center"/>
          </w:tcPr>
          <w:p w14:paraId="249220EE" w14:textId="33C7D3B5" w:rsidR="00D57C32" w:rsidRPr="00647003" w:rsidRDefault="00D57C32" w:rsidP="00C440E3">
            <w:pPr>
              <w:rPr>
                <w:sz w:val="12"/>
                <w:szCs w:val="12"/>
              </w:rPr>
            </w:pPr>
            <w:r w:rsidRPr="00647003">
              <w:rPr>
                <w:sz w:val="12"/>
                <w:szCs w:val="12"/>
              </w:rPr>
              <w:t>9</w:t>
            </w:r>
          </w:p>
        </w:tc>
        <w:tc>
          <w:tcPr>
            <w:tcW w:w="731" w:type="dxa"/>
            <w:vAlign w:val="center"/>
          </w:tcPr>
          <w:p w14:paraId="1506182A" w14:textId="22A66F60" w:rsidR="00D57C32" w:rsidRPr="00647003" w:rsidRDefault="00D57C32" w:rsidP="00C440E3">
            <w:pPr>
              <w:rPr>
                <w:sz w:val="14"/>
                <w:szCs w:val="14"/>
              </w:rPr>
            </w:pPr>
            <w:r w:rsidRPr="00647003">
              <w:rPr>
                <w:sz w:val="14"/>
                <w:szCs w:val="14"/>
              </w:rPr>
              <w:t>Adam</w:t>
            </w:r>
          </w:p>
        </w:tc>
        <w:tc>
          <w:tcPr>
            <w:tcW w:w="678" w:type="dxa"/>
            <w:vAlign w:val="center"/>
          </w:tcPr>
          <w:p w14:paraId="25D9C499" w14:textId="67E15DE9" w:rsidR="00D57C32" w:rsidRPr="00647003" w:rsidRDefault="00D57C32" w:rsidP="00C440E3">
            <w:pPr>
              <w:rPr>
                <w:sz w:val="12"/>
                <w:szCs w:val="12"/>
              </w:rPr>
            </w:pPr>
            <w:r w:rsidRPr="00647003">
              <w:rPr>
                <w:sz w:val="12"/>
                <w:szCs w:val="12"/>
              </w:rPr>
              <w:t>0.0005</w:t>
            </w:r>
          </w:p>
        </w:tc>
        <w:tc>
          <w:tcPr>
            <w:tcW w:w="504" w:type="dxa"/>
            <w:vAlign w:val="center"/>
          </w:tcPr>
          <w:p w14:paraId="2E57E40B" w14:textId="6320062F" w:rsidR="00D57C32" w:rsidRPr="00647003" w:rsidRDefault="00007B53" w:rsidP="00C440E3">
            <w:pPr>
              <w:rPr>
                <w:sz w:val="12"/>
                <w:szCs w:val="12"/>
              </w:rPr>
            </w:pPr>
            <w:r w:rsidRPr="00647003">
              <w:rPr>
                <w:sz w:val="12"/>
                <w:szCs w:val="12"/>
              </w:rPr>
              <w:t>10</w:t>
            </w:r>
          </w:p>
        </w:tc>
        <w:tc>
          <w:tcPr>
            <w:tcW w:w="550" w:type="dxa"/>
            <w:vAlign w:val="center"/>
          </w:tcPr>
          <w:p w14:paraId="7CD45841" w14:textId="1FA0E2DB" w:rsidR="00D57C32" w:rsidRPr="00647003" w:rsidRDefault="0070407A" w:rsidP="00C440E3">
            <w:pPr>
              <w:ind w:left="-9"/>
              <w:rPr>
                <w:sz w:val="12"/>
                <w:szCs w:val="12"/>
              </w:rPr>
            </w:pPr>
            <w:r w:rsidRPr="00647003">
              <w:rPr>
                <w:sz w:val="12"/>
                <w:szCs w:val="12"/>
              </w:rPr>
              <w:t>30/500</w:t>
            </w:r>
          </w:p>
        </w:tc>
        <w:tc>
          <w:tcPr>
            <w:tcW w:w="606" w:type="dxa"/>
            <w:vAlign w:val="center"/>
          </w:tcPr>
          <w:p w14:paraId="794AA2C8" w14:textId="78DC08C9" w:rsidR="00D57C32" w:rsidRPr="00647003" w:rsidRDefault="0070407A" w:rsidP="00C440E3">
            <w:pPr>
              <w:rPr>
                <w:sz w:val="12"/>
                <w:szCs w:val="12"/>
              </w:rPr>
            </w:pPr>
            <w:r w:rsidRPr="00647003">
              <w:rPr>
                <w:sz w:val="12"/>
                <w:szCs w:val="12"/>
              </w:rPr>
              <w:t>86,70%</w:t>
            </w:r>
          </w:p>
        </w:tc>
        <w:tc>
          <w:tcPr>
            <w:tcW w:w="545" w:type="dxa"/>
            <w:vAlign w:val="center"/>
          </w:tcPr>
          <w:p w14:paraId="3F53C586" w14:textId="5B1A37EC" w:rsidR="00D57C32" w:rsidRPr="00647003" w:rsidRDefault="00720F90" w:rsidP="00C440E3">
            <w:pPr>
              <w:rPr>
                <w:sz w:val="12"/>
                <w:szCs w:val="12"/>
              </w:rPr>
            </w:pPr>
            <w:r w:rsidRPr="00647003">
              <w:rPr>
                <w:sz w:val="12"/>
                <w:szCs w:val="12"/>
              </w:rPr>
              <w:t>0.87</w:t>
            </w:r>
          </w:p>
        </w:tc>
        <w:tc>
          <w:tcPr>
            <w:tcW w:w="450" w:type="dxa"/>
            <w:vAlign w:val="center"/>
          </w:tcPr>
          <w:p w14:paraId="0BCD6AB1" w14:textId="36938E73" w:rsidR="00D57C32" w:rsidRPr="00647003" w:rsidRDefault="00720F90" w:rsidP="00C440E3">
            <w:pPr>
              <w:rPr>
                <w:sz w:val="12"/>
                <w:szCs w:val="12"/>
              </w:rPr>
            </w:pPr>
            <w:r w:rsidRPr="00647003">
              <w:rPr>
                <w:sz w:val="12"/>
                <w:szCs w:val="12"/>
              </w:rPr>
              <w:t>0.87</w:t>
            </w:r>
          </w:p>
        </w:tc>
        <w:tc>
          <w:tcPr>
            <w:tcW w:w="471" w:type="dxa"/>
            <w:vAlign w:val="center"/>
          </w:tcPr>
          <w:p w14:paraId="6282C6F0" w14:textId="04A218B3" w:rsidR="00D57C32" w:rsidRPr="00647003" w:rsidRDefault="00720F90" w:rsidP="00C440E3">
            <w:pPr>
              <w:rPr>
                <w:sz w:val="12"/>
                <w:szCs w:val="12"/>
              </w:rPr>
            </w:pPr>
            <w:r w:rsidRPr="00647003">
              <w:rPr>
                <w:sz w:val="12"/>
                <w:szCs w:val="12"/>
              </w:rPr>
              <w:t>0.87</w:t>
            </w:r>
          </w:p>
        </w:tc>
      </w:tr>
      <w:tr w:rsidR="00D57C32" w14:paraId="0D1D3004" w14:textId="77777777" w:rsidTr="00C440E3">
        <w:trPr>
          <w:trHeight w:val="432"/>
        </w:trPr>
        <w:tc>
          <w:tcPr>
            <w:tcW w:w="351" w:type="dxa"/>
            <w:vAlign w:val="center"/>
          </w:tcPr>
          <w:p w14:paraId="2BE6E089" w14:textId="03535882" w:rsidR="00D57C32" w:rsidRPr="00647003" w:rsidRDefault="00D57C32" w:rsidP="00C440E3">
            <w:pPr>
              <w:rPr>
                <w:sz w:val="12"/>
                <w:szCs w:val="12"/>
              </w:rPr>
            </w:pPr>
            <w:r w:rsidRPr="00647003">
              <w:rPr>
                <w:sz w:val="12"/>
                <w:szCs w:val="12"/>
              </w:rPr>
              <w:t>10</w:t>
            </w:r>
          </w:p>
        </w:tc>
        <w:tc>
          <w:tcPr>
            <w:tcW w:w="731" w:type="dxa"/>
            <w:vAlign w:val="center"/>
          </w:tcPr>
          <w:p w14:paraId="5340C282" w14:textId="2D7A79DD" w:rsidR="00D57C32" w:rsidRPr="00647003" w:rsidRDefault="00D57C32" w:rsidP="00C440E3">
            <w:pPr>
              <w:rPr>
                <w:sz w:val="14"/>
                <w:szCs w:val="14"/>
              </w:rPr>
            </w:pPr>
            <w:r w:rsidRPr="00647003">
              <w:rPr>
                <w:sz w:val="14"/>
                <w:szCs w:val="14"/>
              </w:rPr>
              <w:t>Adam</w:t>
            </w:r>
          </w:p>
        </w:tc>
        <w:tc>
          <w:tcPr>
            <w:tcW w:w="678" w:type="dxa"/>
            <w:vAlign w:val="center"/>
          </w:tcPr>
          <w:p w14:paraId="7672CDCA" w14:textId="25CA78E1" w:rsidR="00D57C32" w:rsidRPr="00647003" w:rsidRDefault="00D57C32" w:rsidP="00C440E3">
            <w:pPr>
              <w:rPr>
                <w:sz w:val="12"/>
                <w:szCs w:val="12"/>
              </w:rPr>
            </w:pPr>
            <w:r w:rsidRPr="00647003">
              <w:rPr>
                <w:sz w:val="12"/>
                <w:szCs w:val="12"/>
              </w:rPr>
              <w:t>0.0003</w:t>
            </w:r>
          </w:p>
        </w:tc>
        <w:tc>
          <w:tcPr>
            <w:tcW w:w="504" w:type="dxa"/>
            <w:vAlign w:val="center"/>
          </w:tcPr>
          <w:p w14:paraId="2D4DB30C" w14:textId="5D5AAD0D" w:rsidR="00D57C32" w:rsidRPr="00647003" w:rsidRDefault="00007B53" w:rsidP="00C440E3">
            <w:pPr>
              <w:rPr>
                <w:sz w:val="12"/>
                <w:szCs w:val="12"/>
              </w:rPr>
            </w:pPr>
            <w:r w:rsidRPr="00647003">
              <w:rPr>
                <w:sz w:val="12"/>
                <w:szCs w:val="12"/>
              </w:rPr>
              <w:t>10</w:t>
            </w:r>
          </w:p>
        </w:tc>
        <w:tc>
          <w:tcPr>
            <w:tcW w:w="550" w:type="dxa"/>
            <w:vAlign w:val="center"/>
          </w:tcPr>
          <w:p w14:paraId="18DAA628" w14:textId="272151EB" w:rsidR="00D57C32" w:rsidRPr="00647003" w:rsidRDefault="00977C25" w:rsidP="00C440E3">
            <w:pPr>
              <w:ind w:left="-9"/>
              <w:rPr>
                <w:sz w:val="12"/>
                <w:szCs w:val="12"/>
              </w:rPr>
            </w:pPr>
            <w:r w:rsidRPr="00647003">
              <w:rPr>
                <w:sz w:val="12"/>
                <w:szCs w:val="12"/>
              </w:rPr>
              <w:t>29/500</w:t>
            </w:r>
          </w:p>
        </w:tc>
        <w:tc>
          <w:tcPr>
            <w:tcW w:w="606" w:type="dxa"/>
            <w:vAlign w:val="center"/>
          </w:tcPr>
          <w:p w14:paraId="17251B5C" w14:textId="461A4F84" w:rsidR="00D57C32" w:rsidRPr="00647003" w:rsidRDefault="00EE1EE8" w:rsidP="00C440E3">
            <w:pPr>
              <w:rPr>
                <w:sz w:val="12"/>
                <w:szCs w:val="12"/>
              </w:rPr>
            </w:pPr>
            <w:r w:rsidRPr="00647003">
              <w:rPr>
                <w:sz w:val="12"/>
                <w:szCs w:val="12"/>
              </w:rPr>
              <w:t>86,0</w:t>
            </w:r>
            <w:r w:rsidR="00C84C1D" w:rsidRPr="00647003">
              <w:rPr>
                <w:sz w:val="12"/>
                <w:szCs w:val="12"/>
              </w:rPr>
              <w:t>3%</w:t>
            </w:r>
          </w:p>
        </w:tc>
        <w:tc>
          <w:tcPr>
            <w:tcW w:w="545" w:type="dxa"/>
            <w:vAlign w:val="center"/>
          </w:tcPr>
          <w:p w14:paraId="05974F33" w14:textId="03625499" w:rsidR="00D57C32" w:rsidRPr="00647003" w:rsidRDefault="00C84C1D" w:rsidP="00C440E3">
            <w:pPr>
              <w:rPr>
                <w:sz w:val="12"/>
                <w:szCs w:val="12"/>
              </w:rPr>
            </w:pPr>
            <w:r w:rsidRPr="00647003">
              <w:rPr>
                <w:sz w:val="12"/>
                <w:szCs w:val="12"/>
              </w:rPr>
              <w:t>0.86</w:t>
            </w:r>
          </w:p>
        </w:tc>
        <w:tc>
          <w:tcPr>
            <w:tcW w:w="450" w:type="dxa"/>
            <w:vAlign w:val="center"/>
          </w:tcPr>
          <w:p w14:paraId="18C6028A" w14:textId="4F67E937" w:rsidR="00D57C32" w:rsidRPr="00647003" w:rsidRDefault="00051C00" w:rsidP="00C440E3">
            <w:pPr>
              <w:rPr>
                <w:sz w:val="12"/>
                <w:szCs w:val="12"/>
              </w:rPr>
            </w:pPr>
            <w:r w:rsidRPr="00647003">
              <w:rPr>
                <w:sz w:val="12"/>
                <w:szCs w:val="12"/>
              </w:rPr>
              <w:t>0.86</w:t>
            </w:r>
          </w:p>
        </w:tc>
        <w:tc>
          <w:tcPr>
            <w:tcW w:w="471" w:type="dxa"/>
            <w:vAlign w:val="center"/>
          </w:tcPr>
          <w:p w14:paraId="7F5C25A5" w14:textId="54272789" w:rsidR="00D57C32" w:rsidRPr="00647003" w:rsidRDefault="00051C00" w:rsidP="00C440E3">
            <w:pPr>
              <w:rPr>
                <w:sz w:val="12"/>
                <w:szCs w:val="12"/>
              </w:rPr>
            </w:pPr>
            <w:r w:rsidRPr="00647003">
              <w:rPr>
                <w:sz w:val="12"/>
                <w:szCs w:val="12"/>
              </w:rPr>
              <w:t>0.86</w:t>
            </w:r>
          </w:p>
        </w:tc>
      </w:tr>
    </w:tbl>
    <w:p w14:paraId="464A1F76" w14:textId="3585762F" w:rsidR="009C270E" w:rsidRDefault="009C270E" w:rsidP="009C270E">
      <w:pPr>
        <w:ind w:firstLine="360"/>
      </w:pPr>
      <w:r>
        <w:t>Table (1)</w:t>
      </w:r>
      <w:r w:rsidR="00A04323">
        <w:t>.</w:t>
      </w:r>
      <w:r>
        <w:t xml:space="preserve"> </w:t>
      </w:r>
      <w:r w:rsidR="00A04323">
        <w:t xml:space="preserve">Hyperparameter Exploration and </w:t>
      </w:r>
      <w:r w:rsidR="00606CD3">
        <w:t xml:space="preserve">the </w:t>
      </w:r>
      <w:r>
        <w:t>Experimental Result</w:t>
      </w:r>
    </w:p>
    <w:p w14:paraId="133D33C4" w14:textId="77777777" w:rsidR="00676A14" w:rsidRDefault="00676A14" w:rsidP="015EB972">
      <w:pPr>
        <w:jc w:val="left"/>
      </w:pPr>
    </w:p>
    <w:p w14:paraId="3FFD0675" w14:textId="548839A9" w:rsidR="009E7DC8" w:rsidRPr="00007ED9" w:rsidRDefault="6E33E88B" w:rsidP="015EB972">
      <w:pPr>
        <w:jc w:val="left"/>
      </w:pPr>
      <w:r>
        <w:lastRenderedPageBreak/>
        <w:t>MODEL 1</w:t>
      </w:r>
    </w:p>
    <w:p w14:paraId="1E90EB44" w14:textId="0918E3A9" w:rsidR="00C077D1" w:rsidRDefault="00180BFC" w:rsidP="00103352">
      <w:pPr>
        <w:tabs>
          <w:tab w:val="left" w:pos="288"/>
        </w:tabs>
        <w:spacing w:after="120"/>
        <w:ind w:left="540"/>
        <w:rPr>
          <w:rFonts w:eastAsia="Times New Roman"/>
          <w:color w:val="000000" w:themeColor="text1"/>
          <w:lang w:val="en-GB"/>
        </w:rPr>
      </w:pPr>
      <w:r>
        <w:rPr>
          <w:noProof/>
        </w:rPr>
        <mc:AlternateContent>
          <mc:Choice Requires="wpg">
            <w:drawing>
              <wp:anchor distT="0" distB="0" distL="114300" distR="114300" simplePos="0" relativeHeight="251658250" behindDoc="0" locked="0" layoutInCell="1" allowOverlap="1" wp14:anchorId="393F3696" wp14:editId="14E4187B">
                <wp:simplePos x="0" y="0"/>
                <wp:positionH relativeFrom="column">
                  <wp:posOffset>-110490</wp:posOffset>
                </wp:positionH>
                <wp:positionV relativeFrom="paragraph">
                  <wp:posOffset>152400</wp:posOffset>
                </wp:positionV>
                <wp:extent cx="2908300" cy="2375535"/>
                <wp:effectExtent l="0" t="0" r="6350" b="5715"/>
                <wp:wrapTopAndBottom/>
                <wp:docPr id="49" name="Group 49"/>
                <wp:cNvGraphicFramePr/>
                <a:graphic xmlns:a="http://schemas.openxmlformats.org/drawingml/2006/main">
                  <a:graphicData uri="http://schemas.microsoft.com/office/word/2010/wordprocessingGroup">
                    <wpg:wgp>
                      <wpg:cNvGrpSpPr/>
                      <wpg:grpSpPr>
                        <a:xfrm>
                          <a:off x="0" y="0"/>
                          <a:ext cx="2908300" cy="2375535"/>
                          <a:chOff x="0" y="0"/>
                          <a:chExt cx="3243332" cy="2369127"/>
                        </a:xfrm>
                      </wpg:grpSpPr>
                      <pic:pic xmlns:pic="http://schemas.openxmlformats.org/drawingml/2006/picture">
                        <pic:nvPicPr>
                          <pic:cNvPr id="12" name="Picture 59868148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3334" y="145967"/>
                            <a:ext cx="1477010" cy="782320"/>
                          </a:xfrm>
                          <a:prstGeom prst="rect">
                            <a:avLst/>
                          </a:prstGeom>
                          <a:ln>
                            <a:noFill/>
                          </a:ln>
                        </pic:spPr>
                      </pic:pic>
                      <pic:pic xmlns:pic="http://schemas.openxmlformats.org/drawingml/2006/picture">
                        <pic:nvPicPr>
                          <pic:cNvPr id="952988853" name="Picture 952988853" title="Inserting imag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0470" y="1146959"/>
                            <a:ext cx="1513840" cy="1214120"/>
                          </a:xfrm>
                          <a:prstGeom prst="rect">
                            <a:avLst/>
                          </a:prstGeom>
                          <a:ln>
                            <a:noFill/>
                          </a:ln>
                        </pic:spPr>
                      </pic:pic>
                      <wps:wsp>
                        <wps:cNvPr id="44" name="Rectangle 44"/>
                        <wps:cNvSpPr/>
                        <wps:spPr>
                          <a:xfrm>
                            <a:off x="0" y="0"/>
                            <a:ext cx="3179445" cy="23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5151850" name="Picture 645151850"/>
                          <pic:cNvPicPr>
                            <a:picLocks noChangeAspect="1"/>
                          </pic:cNvPicPr>
                        </pic:nvPicPr>
                        <pic:blipFill rotWithShape="1">
                          <a:blip r:embed="rId25" cstate="print">
                            <a:extLst>
                              <a:ext uri="{28A0092B-C50C-407E-A947-70E740481C1C}">
                                <a14:useLocalDpi xmlns:a14="http://schemas.microsoft.com/office/drawing/2010/main" val="0"/>
                              </a:ext>
                            </a:extLst>
                          </a:blip>
                          <a:srcRect r="6149"/>
                          <a:stretch/>
                        </pic:blipFill>
                        <pic:spPr bwMode="auto">
                          <a:xfrm>
                            <a:off x="1643767" y="136719"/>
                            <a:ext cx="1599565" cy="14820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E369088" id="Group 49" o:spid="_x0000_s1026" style="position:absolute;margin-left:-8.7pt;margin-top:12pt;width:229pt;height:187.05pt;z-index:251658250;mso-width-relative:margin;mso-height-relative:margin" coordsize="32433,23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8681489" o:spid="_x0000_s1027" type="#_x0000_t75" style="position:absolute;left:633;top:1459;width:14770;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">
                  <v:imagedata r:id="rId26" o:title=""/>
                </v:shape>
                <v:shape id="Picture 952988853" o:spid="_x0000_s1028" type="#_x0000_t75" style="position:absolute;left:504;top:11469;width:15139;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">
                  <v:imagedata r:id="rId27" o:title=""/>
                </v:shape>
                <v:rect id="Rectangle 44" o:spid="_x0000_s1029" style="position:absolute;width:31794;height:2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shape id="Picture 645151850" o:spid="_x0000_s1030" type="#_x0000_t75" style="position:absolute;left:16437;top:1367;width:15996;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">
                  <v:imagedata r:id="rId28" o:title="" cropright="4030f"/>
                </v:shape>
                <w10:wrap type="topAndBottom"/>
              </v:group>
            </w:pict>
          </mc:Fallback>
        </mc:AlternateContent>
      </w:r>
    </w:p>
    <w:p w14:paraId="7F6255E7" w14:textId="3836B5BC" w:rsidR="0042713F" w:rsidRDefault="0042713F" w:rsidP="00D553C5">
      <w:pPr>
        <w:tabs>
          <w:tab w:val="left" w:pos="288"/>
        </w:tabs>
        <w:spacing w:after="120"/>
        <w:ind w:left="540"/>
        <w:rPr>
          <w:rFonts w:eastAsia="Times New Roman"/>
          <w:color w:val="000000" w:themeColor="text1"/>
          <w:lang w:val="en-GB"/>
        </w:rPr>
      </w:pPr>
    </w:p>
    <w:p w14:paraId="7E80DE0B" w14:textId="727405AE" w:rsidR="00730549" w:rsidRPr="00D553C5" w:rsidRDefault="00103352" w:rsidP="00180BFC">
      <w:pPr>
        <w:tabs>
          <w:tab w:val="left" w:pos="288"/>
        </w:tabs>
        <w:spacing w:after="120"/>
        <w:ind w:left="284" w:right="471"/>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7</w:t>
      </w:r>
      <w:r w:rsidRPr="5EFFE447">
        <w:rPr>
          <w:rFonts w:eastAsia="Times New Roman"/>
          <w:color w:val="000000" w:themeColor="text1"/>
          <w:lang w:val="en-GB"/>
        </w:rPr>
        <w:t xml:space="preserve">). </w:t>
      </w:r>
      <w:r w:rsidR="008D0A00">
        <w:rPr>
          <w:rFonts w:eastAsia="Times New Roman"/>
          <w:color w:val="000000" w:themeColor="text1"/>
          <w:lang w:val="en-GB"/>
        </w:rPr>
        <w:t xml:space="preserve">Learning curve, </w:t>
      </w:r>
      <w:r w:rsidR="00E461BD">
        <w:rPr>
          <w:rFonts w:eastAsia="Times New Roman"/>
          <w:color w:val="000000" w:themeColor="text1"/>
          <w:lang w:val="en-GB"/>
        </w:rPr>
        <w:t>model accuracy, model loss, and confusion matrix plot of model type 1</w:t>
      </w:r>
    </w:p>
    <w:p w14:paraId="06D37727" w14:textId="77777777" w:rsidR="00215E5F" w:rsidRPr="00D553C5" w:rsidRDefault="00215E5F" w:rsidP="00D553C5">
      <w:pPr>
        <w:tabs>
          <w:tab w:val="left" w:pos="288"/>
        </w:tabs>
        <w:spacing w:after="120"/>
        <w:ind w:left="540"/>
        <w:rPr>
          <w:rFonts w:eastAsia="Times New Roman"/>
          <w:color w:val="000000" w:themeColor="text1"/>
          <w:lang w:val="en-GB"/>
        </w:rPr>
      </w:pPr>
    </w:p>
    <w:p w14:paraId="75275587" w14:textId="75133FBB" w:rsidR="72BF7495" w:rsidRDefault="72BF7495" w:rsidP="6D3D4ABB">
      <w:pPr>
        <w:spacing w:after="120"/>
        <w:jc w:val="left"/>
      </w:pPr>
      <w:r>
        <w:t>MODEL 2</w:t>
      </w:r>
    </w:p>
    <w:p w14:paraId="54D3DEAF" w14:textId="424A7457" w:rsidR="197EF302" w:rsidRDefault="00854CA7" w:rsidP="197EF302">
      <w:pPr>
        <w:spacing w:after="120"/>
        <w:jc w:val="left"/>
      </w:pPr>
      <w:r>
        <w:rPr>
          <w:noProof/>
        </w:rPr>
        <mc:AlternateContent>
          <mc:Choice Requires="wpg">
            <w:drawing>
              <wp:anchor distT="0" distB="0" distL="114300" distR="114300" simplePos="0" relativeHeight="251658243" behindDoc="0" locked="0" layoutInCell="1" allowOverlap="1" wp14:anchorId="4BE5F516" wp14:editId="2F80A8A0">
                <wp:simplePos x="0" y="0"/>
                <wp:positionH relativeFrom="column">
                  <wp:posOffset>48260</wp:posOffset>
                </wp:positionH>
                <wp:positionV relativeFrom="paragraph">
                  <wp:posOffset>188595</wp:posOffset>
                </wp:positionV>
                <wp:extent cx="2931795" cy="2170430"/>
                <wp:effectExtent l="0" t="0" r="1905" b="1270"/>
                <wp:wrapTopAndBottom/>
                <wp:docPr id="38" name="Group 38"/>
                <wp:cNvGraphicFramePr/>
                <a:graphic xmlns:a="http://schemas.openxmlformats.org/drawingml/2006/main">
                  <a:graphicData uri="http://schemas.microsoft.com/office/word/2010/wordprocessingGroup">
                    <wpg:wgp>
                      <wpg:cNvGrpSpPr/>
                      <wpg:grpSpPr>
                        <a:xfrm>
                          <a:off x="0" y="0"/>
                          <a:ext cx="2931795" cy="2170430"/>
                          <a:chOff x="0" y="0"/>
                          <a:chExt cx="3064419" cy="2116365"/>
                        </a:xfrm>
                      </wpg:grpSpPr>
                      <pic:pic xmlns:pic="http://schemas.openxmlformats.org/drawingml/2006/picture">
                        <pic:nvPicPr>
                          <pic:cNvPr id="1352572609" name="Picture 135257260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3995" cy="701675"/>
                          </a:xfrm>
                          <a:prstGeom prst="rect">
                            <a:avLst/>
                          </a:prstGeom>
                        </pic:spPr>
                      </pic:pic>
                      <pic:pic xmlns:pic="http://schemas.openxmlformats.org/drawingml/2006/picture">
                        <pic:nvPicPr>
                          <pic:cNvPr id="690544570" name="Picture 69054457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537879" y="310101"/>
                            <a:ext cx="1526540" cy="1367790"/>
                          </a:xfrm>
                          <a:prstGeom prst="rect">
                            <a:avLst/>
                          </a:prstGeom>
                        </pic:spPr>
                      </pic:pic>
                      <pic:pic xmlns:pic="http://schemas.openxmlformats.org/drawingml/2006/picture">
                        <pic:nvPicPr>
                          <pic:cNvPr id="708207234" name="Picture 70820723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903515"/>
                            <a:ext cx="1448435" cy="1212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A6046C" id="Group 38" o:spid="_x0000_s1026" style="position:absolute;margin-left:3.8pt;margin-top:14.85pt;width:230.85pt;height:170.9pt;z-index:251658243;mso-width-relative:margin;mso-height-relative:margin" coordsize="30644,2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">
                <v:shape id="Picture 1352572609" o:spid="_x0000_s1027" type="#_x0000_t75" style="position:absolute;width:14839;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">
                  <v:imagedata r:id="rId32" o:title=""/>
                </v:shape>
                <v:shape id="Picture 690544570" o:spid="_x0000_s1028" type="#_x0000_t75" style="position:absolute;left:15378;top:3101;width:1526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">
                  <v:imagedata r:id="rId33" o:title=""/>
                </v:shape>
                <v:shape id="Picture 708207234" o:spid="_x0000_s1029" type="#_x0000_t75" style="position:absolute;top:9035;width:14484;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">
                  <v:imagedata r:id="rId34" o:title=""/>
                </v:shape>
                <w10:wrap type="topAndBottom"/>
              </v:group>
            </w:pict>
          </mc:Fallback>
        </mc:AlternateContent>
      </w:r>
    </w:p>
    <w:p w14:paraId="5DC5F5C3" w14:textId="77777777" w:rsidR="00854CA7" w:rsidRDefault="00854CA7" w:rsidP="00505B23">
      <w:pPr>
        <w:tabs>
          <w:tab w:val="left" w:pos="288"/>
        </w:tabs>
        <w:spacing w:after="120"/>
        <w:ind w:left="284" w:right="471"/>
        <w:rPr>
          <w:rFonts w:eastAsia="Times New Roman"/>
          <w:color w:val="000000" w:themeColor="text1"/>
          <w:lang w:val="en-GB"/>
        </w:rPr>
      </w:pPr>
    </w:p>
    <w:p w14:paraId="1F79DCE6" w14:textId="3D5E17DB" w:rsidR="00505B23" w:rsidRPr="00A90B2C" w:rsidRDefault="00505B23" w:rsidP="00505B23">
      <w:pPr>
        <w:tabs>
          <w:tab w:val="left" w:pos="288"/>
        </w:tabs>
        <w:spacing w:after="120"/>
        <w:ind w:left="284" w:right="471"/>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8</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2</w:t>
      </w:r>
    </w:p>
    <w:p w14:paraId="0D772056" w14:textId="3836B5BC" w:rsidR="00087B14" w:rsidRDefault="00087B14" w:rsidP="76443EEF">
      <w:pPr>
        <w:spacing w:after="120"/>
        <w:jc w:val="left"/>
      </w:pPr>
    </w:p>
    <w:p w14:paraId="5902F0C5" w14:textId="77777777" w:rsidR="00180BFC" w:rsidRDefault="00180BFC" w:rsidP="76443EEF">
      <w:pPr>
        <w:spacing w:after="120"/>
        <w:jc w:val="left"/>
      </w:pPr>
    </w:p>
    <w:p w14:paraId="6597523B" w14:textId="77777777" w:rsidR="00180BFC" w:rsidRDefault="00180BFC" w:rsidP="76443EEF">
      <w:pPr>
        <w:spacing w:after="120"/>
        <w:jc w:val="left"/>
      </w:pPr>
    </w:p>
    <w:p w14:paraId="56EDB7B1" w14:textId="77777777" w:rsidR="00180BFC" w:rsidRDefault="00180BFC" w:rsidP="76443EEF">
      <w:pPr>
        <w:spacing w:after="120"/>
        <w:jc w:val="left"/>
      </w:pPr>
    </w:p>
    <w:p w14:paraId="1ADE4010" w14:textId="77777777" w:rsidR="00180BFC" w:rsidRDefault="00180BFC" w:rsidP="76443EEF">
      <w:pPr>
        <w:spacing w:after="120"/>
        <w:jc w:val="left"/>
      </w:pPr>
    </w:p>
    <w:p w14:paraId="1C912BF8" w14:textId="77777777" w:rsidR="00180BFC" w:rsidRDefault="00180BFC" w:rsidP="76443EEF">
      <w:pPr>
        <w:spacing w:after="120"/>
        <w:jc w:val="left"/>
      </w:pPr>
    </w:p>
    <w:p w14:paraId="14F565A0" w14:textId="77777777" w:rsidR="00180BFC" w:rsidRDefault="00180BFC" w:rsidP="76443EEF">
      <w:pPr>
        <w:spacing w:after="120"/>
        <w:jc w:val="left"/>
      </w:pPr>
    </w:p>
    <w:p w14:paraId="653C81C9" w14:textId="77777777" w:rsidR="00180BFC" w:rsidRDefault="00180BFC" w:rsidP="76443EEF">
      <w:pPr>
        <w:spacing w:after="120"/>
        <w:jc w:val="left"/>
      </w:pPr>
    </w:p>
    <w:p w14:paraId="46153405" w14:textId="77777777" w:rsidR="00180BFC" w:rsidRDefault="00180BFC" w:rsidP="76443EEF">
      <w:pPr>
        <w:spacing w:after="120"/>
        <w:jc w:val="left"/>
      </w:pPr>
    </w:p>
    <w:p w14:paraId="6BDC7E76" w14:textId="77777777" w:rsidR="00180BFC" w:rsidRDefault="00180BFC" w:rsidP="76443EEF">
      <w:pPr>
        <w:spacing w:after="120"/>
        <w:jc w:val="left"/>
      </w:pPr>
    </w:p>
    <w:p w14:paraId="7DB8CC44" w14:textId="77777777" w:rsidR="00180BFC" w:rsidRDefault="00180BFC" w:rsidP="76443EEF">
      <w:pPr>
        <w:spacing w:after="120"/>
        <w:jc w:val="left"/>
      </w:pPr>
    </w:p>
    <w:p w14:paraId="1EF076F9" w14:textId="7B0F37E1" w:rsidR="72BF7495" w:rsidRDefault="72BF7495" w:rsidP="00180BFC">
      <w:pPr>
        <w:jc w:val="left"/>
      </w:pPr>
      <w:r>
        <w:t>MODEL 3</w:t>
      </w:r>
    </w:p>
    <w:p w14:paraId="0AD5E07E" w14:textId="11DF9C51" w:rsidR="5CCEF255" w:rsidRDefault="00180BFC" w:rsidP="5CCEF255">
      <w:pPr>
        <w:spacing w:after="120"/>
        <w:jc w:val="left"/>
      </w:pPr>
      <w:r>
        <w:rPr>
          <w:noProof/>
        </w:rPr>
        <mc:AlternateContent>
          <mc:Choice Requires="wpg">
            <w:drawing>
              <wp:anchor distT="0" distB="0" distL="114300" distR="114300" simplePos="0" relativeHeight="251658244" behindDoc="1" locked="0" layoutInCell="1" allowOverlap="1" wp14:anchorId="4DB3A24D" wp14:editId="3D884FD5">
                <wp:simplePos x="0" y="0"/>
                <wp:positionH relativeFrom="margin">
                  <wp:posOffset>3454400</wp:posOffset>
                </wp:positionH>
                <wp:positionV relativeFrom="paragraph">
                  <wp:posOffset>177458</wp:posOffset>
                </wp:positionV>
                <wp:extent cx="3063875" cy="2349500"/>
                <wp:effectExtent l="0" t="0" r="3175" b="0"/>
                <wp:wrapNone/>
                <wp:docPr id="50" name="Group 50"/>
                <wp:cNvGraphicFramePr/>
                <a:graphic xmlns:a="http://schemas.openxmlformats.org/drawingml/2006/main">
                  <a:graphicData uri="http://schemas.microsoft.com/office/word/2010/wordprocessingGroup">
                    <wpg:wgp>
                      <wpg:cNvGrpSpPr/>
                      <wpg:grpSpPr>
                        <a:xfrm>
                          <a:off x="0" y="0"/>
                          <a:ext cx="3063875" cy="2349500"/>
                          <a:chOff x="0" y="0"/>
                          <a:chExt cx="3063892" cy="2349773"/>
                        </a:xfrm>
                      </wpg:grpSpPr>
                      <wpg:grpSp>
                        <wpg:cNvPr id="47" name="Group 47"/>
                        <wpg:cNvGrpSpPr/>
                        <wpg:grpSpPr>
                          <a:xfrm>
                            <a:off x="0" y="485029"/>
                            <a:ext cx="3063892" cy="1864744"/>
                            <a:chOff x="0" y="485029"/>
                            <a:chExt cx="3063892" cy="1864744"/>
                          </a:xfrm>
                        </wpg:grpSpPr>
                        <pic:pic xmlns:pic="http://schemas.openxmlformats.org/drawingml/2006/picture">
                          <pic:nvPicPr>
                            <pic:cNvPr id="201981421" name="Picture 2019814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512587" y="485029"/>
                              <a:ext cx="1551305" cy="1316990"/>
                            </a:xfrm>
                            <a:prstGeom prst="rect">
                              <a:avLst/>
                            </a:prstGeom>
                          </pic:spPr>
                        </pic:pic>
                        <pic:pic xmlns:pic="http://schemas.openxmlformats.org/drawingml/2006/picture">
                          <pic:nvPicPr>
                            <pic:cNvPr id="568276593" name="Picture 56827659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985158"/>
                              <a:ext cx="1512570" cy="1364615"/>
                            </a:xfrm>
                            <a:prstGeom prst="rect">
                              <a:avLst/>
                            </a:prstGeom>
                          </pic:spPr>
                        </pic:pic>
                      </wpg:grpSp>
                      <pic:pic xmlns:pic="http://schemas.openxmlformats.org/drawingml/2006/picture">
                        <pic:nvPicPr>
                          <pic:cNvPr id="461270333" name="Picture 4612703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1945" cy="772795"/>
                          </a:xfrm>
                          <a:prstGeom prst="rect">
                            <a:avLst/>
                          </a:prstGeom>
                        </pic:spPr>
                      </pic:pic>
                    </wpg:wgp>
                  </a:graphicData>
                </a:graphic>
                <wp14:sizeRelH relativeFrom="margin">
                  <wp14:pctWidth>0</wp14:pctWidth>
                </wp14:sizeRelH>
              </wp:anchor>
            </w:drawing>
          </mc:Choice>
          <mc:Fallback>
            <w:pict>
              <v:group w14:anchorId="0CAB0C46" id="Group 50" o:spid="_x0000_s1026" style="position:absolute;margin-left:272pt;margin-top:13.95pt;width:241.25pt;height:185pt;z-index:-251658236;mso-position-horizontal-relative:margin;mso-width-relative:margin" coordsize="30638,23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">
                <v:group id="Group 47" o:spid="_x0000_s1027" style="position:absolute;top:4850;width:30638;height:18647" coordorigin=",4850" coordsize="30638,1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201981421" o:spid="_x0000_s1028" type="#_x0000_t75" style="position:absolute;left:15125;top:4850;width:15513;height:1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">
                    <v:imagedata r:id="rId38" o:title=""/>
                  </v:shape>
                  <v:shape id="Picture 568276593" o:spid="_x0000_s1029" type="#_x0000_t75" style="position:absolute;top:9851;width:15125;height:13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">
                    <v:imagedata r:id="rId39" o:title=""/>
                  </v:shape>
                </v:group>
                <v:shape id="Picture 461270333" o:spid="_x0000_s1030" type="#_x0000_t75" style="position:absolute;width:15919;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">
                  <v:imagedata r:id="rId40" o:title=""/>
                </v:shape>
                <w10:wrap anchorx="margin"/>
              </v:group>
            </w:pict>
          </mc:Fallback>
        </mc:AlternateContent>
      </w:r>
    </w:p>
    <w:p w14:paraId="1A6AECC0" w14:textId="01ACA35B" w:rsidR="72BF7495" w:rsidRDefault="72BF7495" w:rsidP="626E201C">
      <w:pPr>
        <w:spacing w:after="120"/>
        <w:jc w:val="left"/>
      </w:pPr>
    </w:p>
    <w:p w14:paraId="7CC67BFC" w14:textId="145C4F6B" w:rsidR="59F1B13E" w:rsidRDefault="59F1B13E" w:rsidP="59F1B13E">
      <w:pPr>
        <w:spacing w:after="120"/>
        <w:jc w:val="left"/>
      </w:pPr>
    </w:p>
    <w:p w14:paraId="7DC9DA7D" w14:textId="5570EE39" w:rsidR="5F0981D8" w:rsidRDefault="5F0981D8" w:rsidP="5F0981D8">
      <w:pPr>
        <w:spacing w:after="120"/>
        <w:jc w:val="left"/>
      </w:pPr>
    </w:p>
    <w:p w14:paraId="1608FD93" w14:textId="77777777" w:rsidR="006C17A3" w:rsidRDefault="006C17A3" w:rsidP="5470D5D8">
      <w:pPr>
        <w:spacing w:after="120"/>
        <w:jc w:val="left"/>
      </w:pPr>
    </w:p>
    <w:p w14:paraId="7E37F61F" w14:textId="77777777" w:rsidR="006C17A3" w:rsidRDefault="006C17A3" w:rsidP="5470D5D8">
      <w:pPr>
        <w:spacing w:after="120"/>
        <w:jc w:val="left"/>
      </w:pPr>
    </w:p>
    <w:p w14:paraId="285DADFA" w14:textId="77777777" w:rsidR="006C17A3" w:rsidRDefault="006C17A3" w:rsidP="5470D5D8">
      <w:pPr>
        <w:spacing w:after="120"/>
        <w:jc w:val="left"/>
      </w:pPr>
    </w:p>
    <w:p w14:paraId="611A4F7F" w14:textId="77777777" w:rsidR="006C17A3" w:rsidRDefault="006C17A3" w:rsidP="5470D5D8">
      <w:pPr>
        <w:spacing w:after="120"/>
        <w:jc w:val="left"/>
      </w:pPr>
    </w:p>
    <w:p w14:paraId="4F07EB62" w14:textId="77777777" w:rsidR="006C17A3" w:rsidRDefault="006C17A3" w:rsidP="5470D5D8">
      <w:pPr>
        <w:spacing w:after="120"/>
        <w:jc w:val="left"/>
      </w:pPr>
    </w:p>
    <w:p w14:paraId="741F7337" w14:textId="77777777" w:rsidR="00F35F1E" w:rsidRDefault="00F35F1E" w:rsidP="5470D5D8">
      <w:pPr>
        <w:spacing w:after="120"/>
        <w:jc w:val="left"/>
      </w:pPr>
    </w:p>
    <w:p w14:paraId="2A37CF2C" w14:textId="3836B5BC" w:rsidR="00F35F1E" w:rsidRDefault="00F35F1E" w:rsidP="5470D5D8">
      <w:pPr>
        <w:spacing w:after="120"/>
        <w:jc w:val="left"/>
      </w:pPr>
    </w:p>
    <w:p w14:paraId="0A727D70" w14:textId="77777777" w:rsidR="00180BFC" w:rsidRDefault="00180BFC" w:rsidP="00087B14">
      <w:pPr>
        <w:tabs>
          <w:tab w:val="left" w:pos="288"/>
        </w:tabs>
        <w:spacing w:after="120"/>
        <w:ind w:left="540" w:right="188"/>
        <w:rPr>
          <w:rFonts w:eastAsia="Times New Roman"/>
          <w:color w:val="000000" w:themeColor="text1"/>
          <w:lang w:val="en-GB"/>
        </w:rPr>
      </w:pPr>
    </w:p>
    <w:p w14:paraId="4749675C" w14:textId="3836B5BC" w:rsidR="00180BFC" w:rsidRPr="00180BFC" w:rsidRDefault="00180BFC" w:rsidP="00087B14">
      <w:pPr>
        <w:tabs>
          <w:tab w:val="left" w:pos="288"/>
        </w:tabs>
        <w:spacing w:after="120"/>
        <w:ind w:left="540" w:right="188"/>
        <w:rPr>
          <w:rFonts w:eastAsia="Times New Roman"/>
          <w:color w:val="000000" w:themeColor="text1"/>
          <w:sz w:val="4"/>
          <w:szCs w:val="4"/>
          <w:lang w:val="en-GB"/>
        </w:rPr>
      </w:pPr>
    </w:p>
    <w:p w14:paraId="2A19791E" w14:textId="1FA983BE" w:rsidR="00791449" w:rsidRPr="00791449" w:rsidRDefault="00791449" w:rsidP="00087B14">
      <w:pPr>
        <w:tabs>
          <w:tab w:val="left" w:pos="288"/>
        </w:tabs>
        <w:spacing w:after="120"/>
        <w:ind w:left="540" w:right="188"/>
        <w:rPr>
          <w:rFonts w:eastAsia="Times New Roman"/>
          <w:color w:val="000000" w:themeColor="text1"/>
          <w:lang w:val="en-GB"/>
        </w:rPr>
      </w:pPr>
      <w:r w:rsidRPr="5EFFE447">
        <w:rPr>
          <w:rFonts w:eastAsia="Times New Roman"/>
          <w:color w:val="000000" w:themeColor="text1"/>
          <w:lang w:val="en-GB"/>
        </w:rPr>
        <w:t>Figure (</w:t>
      </w:r>
      <w:r w:rsidR="00DD4E19">
        <w:rPr>
          <w:rFonts w:eastAsia="Times New Roman"/>
          <w:color w:val="000000" w:themeColor="text1"/>
          <w:lang w:val="en-GB"/>
        </w:rPr>
        <w:t>9</w:t>
      </w:r>
      <w:r w:rsidRPr="5EFFE447">
        <w:rPr>
          <w:rFonts w:eastAsia="Times New Roman"/>
          <w:color w:val="000000" w:themeColor="text1"/>
          <w:lang w:val="en-GB"/>
        </w:rPr>
        <w:t xml:space="preserve">). </w:t>
      </w:r>
      <w:r>
        <w:rPr>
          <w:rFonts w:eastAsia="Times New Roman"/>
          <w:color w:val="000000" w:themeColor="text1"/>
          <w:lang w:val="en-GB"/>
        </w:rPr>
        <w:t xml:space="preserve">Learning curve, model accuracy, model loss, and confusion matrix plot of model type </w:t>
      </w:r>
      <w:r w:rsidR="00DD4E19">
        <w:rPr>
          <w:rFonts w:eastAsia="Times New Roman"/>
          <w:color w:val="000000" w:themeColor="text1"/>
          <w:lang w:val="en-GB"/>
        </w:rPr>
        <w:t>3</w:t>
      </w:r>
    </w:p>
    <w:p w14:paraId="5ACEB9CD" w14:textId="77777777" w:rsidR="00131A1D" w:rsidRDefault="00131A1D" w:rsidP="5470D5D8">
      <w:pPr>
        <w:spacing w:after="120"/>
        <w:jc w:val="left"/>
      </w:pPr>
    </w:p>
    <w:p w14:paraId="3FFF6427" w14:textId="43CD6B85" w:rsidR="72BF7495" w:rsidRDefault="72BF7495" w:rsidP="5470D5D8">
      <w:pPr>
        <w:spacing w:after="120"/>
        <w:jc w:val="left"/>
      </w:pPr>
      <w:r>
        <w:t>MODEL 4</w:t>
      </w:r>
    </w:p>
    <w:p w14:paraId="1D0D8D19" w14:textId="3AA2B8D7" w:rsidR="72BF7495" w:rsidRDefault="0042713F" w:rsidP="7B6D188A">
      <w:pPr>
        <w:spacing w:after="120"/>
        <w:jc w:val="left"/>
      </w:pPr>
      <w:r>
        <w:rPr>
          <w:noProof/>
        </w:rPr>
        <mc:AlternateContent>
          <mc:Choice Requires="wpg">
            <w:drawing>
              <wp:anchor distT="0" distB="0" distL="114300" distR="114300" simplePos="0" relativeHeight="251658245" behindDoc="1" locked="0" layoutInCell="1" allowOverlap="1" wp14:anchorId="5589FDCC" wp14:editId="280B36C7">
                <wp:simplePos x="0" y="0"/>
                <wp:positionH relativeFrom="column">
                  <wp:posOffset>0</wp:posOffset>
                </wp:positionH>
                <wp:positionV relativeFrom="paragraph">
                  <wp:posOffset>97144</wp:posOffset>
                </wp:positionV>
                <wp:extent cx="2950845" cy="2249841"/>
                <wp:effectExtent l="0" t="0" r="1905" b="0"/>
                <wp:wrapNone/>
                <wp:docPr id="201981387" name="Group 201981387"/>
                <wp:cNvGraphicFramePr/>
                <a:graphic xmlns:a="http://schemas.openxmlformats.org/drawingml/2006/main">
                  <a:graphicData uri="http://schemas.microsoft.com/office/word/2010/wordprocessingGroup">
                    <wpg:wgp>
                      <wpg:cNvGrpSpPr/>
                      <wpg:grpSpPr>
                        <a:xfrm>
                          <a:off x="0" y="0"/>
                          <a:ext cx="2950845" cy="2249841"/>
                          <a:chOff x="0" y="0"/>
                          <a:chExt cx="2950864" cy="2249841"/>
                        </a:xfrm>
                      </wpg:grpSpPr>
                      <pic:pic xmlns:pic="http://schemas.openxmlformats.org/drawingml/2006/picture">
                        <pic:nvPicPr>
                          <pic:cNvPr id="462841514" name="Picture 46284151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516399" y="425626"/>
                            <a:ext cx="1434465" cy="1291590"/>
                          </a:xfrm>
                          <a:prstGeom prst="rect">
                            <a:avLst/>
                          </a:prstGeom>
                        </pic:spPr>
                      </pic:pic>
                      <pic:pic xmlns:pic="http://schemas.openxmlformats.org/drawingml/2006/picture">
                        <pic:nvPicPr>
                          <pic:cNvPr id="914089956" name="Picture 9140899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0015" cy="718185"/>
                          </a:xfrm>
                          <a:prstGeom prst="rect">
                            <a:avLst/>
                          </a:prstGeom>
                        </pic:spPr>
                      </pic:pic>
                      <pic:pic xmlns:pic="http://schemas.openxmlformats.org/drawingml/2006/picture">
                        <pic:nvPicPr>
                          <pic:cNvPr id="1330713499" name="Picture 1330713499" descr="Chart, treemap 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927136"/>
                            <a:ext cx="1409700" cy="1322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121465" id="Group 201981387" o:spid="_x0000_s1026" style="position:absolute;margin-left:0;margin-top:7.65pt;width:232.35pt;height:177.15pt;z-index:-251658235;mso-width-relative:margin;mso-height-relative:margin" coordsize="29508,2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">
                <v:shape id="Picture 462841514" o:spid="_x0000_s1027" type="#_x0000_t75" style="position:absolute;left:15163;top:4256;width:14345;height:12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">
                  <v:imagedata r:id="rId44" o:title=""/>
                </v:shape>
                <v:shape id="Picture 914089956" o:spid="_x0000_s1028" type="#_x0000_t75" style="position:absolute;width:13900;height:7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">
                  <v:imagedata r:id="rId45" o:title=""/>
                </v:shape>
                <v:shape id="Picture 1330713499" o:spid="_x0000_s1029" type="#_x0000_t75" alt="Chart, treemap chart&#10;&#10;Description automatically generated" style="position:absolute;top:9271;width:14097;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">
                  <v:imagedata r:id="rId46" o:title="Chart, treemap chart&#10;&#10;Description automatically generated"/>
                </v:shape>
              </v:group>
            </w:pict>
          </mc:Fallback>
        </mc:AlternateContent>
      </w:r>
    </w:p>
    <w:p w14:paraId="7B94C4D5" w14:textId="502B6C7A" w:rsidR="69A04DBD" w:rsidRDefault="69A04DBD" w:rsidP="5D75395B">
      <w:pPr>
        <w:spacing w:after="120"/>
        <w:jc w:val="left"/>
      </w:pPr>
    </w:p>
    <w:p w14:paraId="3A76BB90" w14:textId="39311A8F" w:rsidR="3D1EB6CC" w:rsidRDefault="3D1EB6CC" w:rsidP="3D1EB6CC">
      <w:pPr>
        <w:spacing w:after="120"/>
        <w:jc w:val="left"/>
      </w:pPr>
    </w:p>
    <w:p w14:paraId="625CA012" w14:textId="029670D2" w:rsidR="363727E3" w:rsidRDefault="363727E3" w:rsidP="363727E3">
      <w:pPr>
        <w:spacing w:after="120"/>
        <w:jc w:val="left"/>
      </w:pPr>
    </w:p>
    <w:p w14:paraId="1923F085" w14:textId="77777777" w:rsidR="006C17A3" w:rsidRDefault="006C17A3" w:rsidP="363727E3">
      <w:pPr>
        <w:spacing w:after="120"/>
        <w:jc w:val="left"/>
      </w:pPr>
    </w:p>
    <w:p w14:paraId="268C254E" w14:textId="548BC836" w:rsidR="006C17A3" w:rsidRDefault="006C17A3" w:rsidP="363727E3">
      <w:pPr>
        <w:spacing w:after="120"/>
        <w:jc w:val="left"/>
      </w:pPr>
    </w:p>
    <w:p w14:paraId="68FCD6C2" w14:textId="3836B5BC" w:rsidR="006C17A3" w:rsidRDefault="006C17A3" w:rsidP="363727E3">
      <w:pPr>
        <w:spacing w:after="120"/>
        <w:jc w:val="left"/>
      </w:pPr>
    </w:p>
    <w:p w14:paraId="0950A58B" w14:textId="3836B5BC" w:rsidR="0042713F" w:rsidRDefault="0042713F" w:rsidP="00215E5F">
      <w:pPr>
        <w:tabs>
          <w:tab w:val="left" w:pos="288"/>
        </w:tabs>
        <w:spacing w:after="120"/>
        <w:ind w:left="540"/>
        <w:rPr>
          <w:rFonts w:eastAsia="Times New Roman"/>
          <w:color w:val="000000" w:themeColor="text1"/>
          <w:lang w:val="en-GB"/>
        </w:rPr>
      </w:pPr>
    </w:p>
    <w:p w14:paraId="66223367" w14:textId="3836B5BC" w:rsidR="0042713F" w:rsidRDefault="0042713F" w:rsidP="00215E5F">
      <w:pPr>
        <w:tabs>
          <w:tab w:val="left" w:pos="288"/>
        </w:tabs>
        <w:spacing w:after="120"/>
        <w:ind w:left="540"/>
        <w:rPr>
          <w:rFonts w:eastAsia="Times New Roman"/>
          <w:color w:val="000000" w:themeColor="text1"/>
          <w:lang w:val="en-GB"/>
        </w:rPr>
      </w:pPr>
    </w:p>
    <w:p w14:paraId="270A2AC0" w14:textId="3836B5BC" w:rsidR="0042713F" w:rsidRDefault="0042713F" w:rsidP="00215E5F">
      <w:pPr>
        <w:tabs>
          <w:tab w:val="left" w:pos="288"/>
        </w:tabs>
        <w:spacing w:after="120"/>
        <w:ind w:left="540"/>
        <w:rPr>
          <w:rFonts w:eastAsia="Times New Roman"/>
          <w:color w:val="000000" w:themeColor="text1"/>
          <w:lang w:val="en-GB"/>
        </w:rPr>
      </w:pPr>
    </w:p>
    <w:p w14:paraId="22CE0711" w14:textId="3836B5BC" w:rsidR="0042713F" w:rsidRDefault="0042713F" w:rsidP="00215E5F">
      <w:pPr>
        <w:tabs>
          <w:tab w:val="left" w:pos="288"/>
        </w:tabs>
        <w:spacing w:after="120"/>
        <w:ind w:left="540"/>
        <w:rPr>
          <w:rFonts w:eastAsia="Times New Roman"/>
          <w:color w:val="000000" w:themeColor="text1"/>
          <w:lang w:val="en-GB"/>
        </w:rPr>
      </w:pPr>
    </w:p>
    <w:p w14:paraId="6BC824D1" w14:textId="3836B5BC" w:rsidR="0015032C" w:rsidRDefault="0015032C" w:rsidP="00215E5F">
      <w:pPr>
        <w:tabs>
          <w:tab w:val="left" w:pos="288"/>
        </w:tabs>
        <w:spacing w:after="120"/>
        <w:ind w:left="540"/>
        <w:rPr>
          <w:rFonts w:eastAsia="Times New Roman"/>
          <w:color w:val="000000" w:themeColor="text1"/>
          <w:lang w:val="en-GB"/>
        </w:rPr>
      </w:pPr>
    </w:p>
    <w:p w14:paraId="614D5902" w14:textId="12BB81B1" w:rsidR="00215E5F" w:rsidRDefault="00505B23" w:rsidP="00215E5F">
      <w:pPr>
        <w:tabs>
          <w:tab w:val="left" w:pos="288"/>
        </w:tabs>
        <w:spacing w:after="120"/>
        <w:ind w:left="540"/>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10</w:t>
      </w:r>
      <w:r w:rsidRPr="5EFFE447">
        <w:rPr>
          <w:rFonts w:eastAsia="Times New Roman"/>
          <w:color w:val="000000" w:themeColor="text1"/>
          <w:lang w:val="en-GB"/>
        </w:rPr>
        <w:t xml:space="preserve">). </w:t>
      </w:r>
      <w:r>
        <w:rPr>
          <w:rFonts w:eastAsia="Times New Roman"/>
          <w:color w:val="000000" w:themeColor="text1"/>
          <w:lang w:val="en-GB"/>
        </w:rPr>
        <w:t xml:space="preserve">Learning curve, model accuracy, model loss, and confusion matrix plot of model type </w:t>
      </w:r>
    </w:p>
    <w:p w14:paraId="07EB6586" w14:textId="3836B5BC" w:rsidR="00215E5F" w:rsidRPr="00215E5F" w:rsidRDefault="00215E5F" w:rsidP="00215E5F">
      <w:pPr>
        <w:tabs>
          <w:tab w:val="left" w:pos="288"/>
        </w:tabs>
        <w:spacing w:after="120"/>
        <w:ind w:left="540"/>
        <w:rPr>
          <w:rFonts w:eastAsia="Times New Roman"/>
          <w:color w:val="000000" w:themeColor="text1"/>
          <w:lang w:val="en-GB"/>
        </w:rPr>
      </w:pPr>
    </w:p>
    <w:p w14:paraId="31116CCD" w14:textId="3836B5BC" w:rsidR="0042713F" w:rsidRDefault="0042713F" w:rsidP="363727E3">
      <w:pPr>
        <w:spacing w:after="120"/>
        <w:jc w:val="left"/>
      </w:pPr>
    </w:p>
    <w:p w14:paraId="6947A1A1" w14:textId="3836B5BC" w:rsidR="0042713F" w:rsidRDefault="0042713F" w:rsidP="363727E3">
      <w:pPr>
        <w:spacing w:after="120"/>
        <w:jc w:val="left"/>
      </w:pPr>
    </w:p>
    <w:p w14:paraId="211A4808" w14:textId="3836B5BC" w:rsidR="0042713F" w:rsidRDefault="0042713F" w:rsidP="363727E3">
      <w:pPr>
        <w:spacing w:after="120"/>
        <w:jc w:val="left"/>
      </w:pPr>
    </w:p>
    <w:p w14:paraId="1E8EFAD3" w14:textId="3836B5BC" w:rsidR="0042713F" w:rsidRDefault="0042713F" w:rsidP="363727E3">
      <w:pPr>
        <w:spacing w:after="120"/>
        <w:jc w:val="left"/>
      </w:pPr>
    </w:p>
    <w:p w14:paraId="23370020" w14:textId="3836B5BC" w:rsidR="0042713F" w:rsidRDefault="0042713F" w:rsidP="363727E3">
      <w:pPr>
        <w:spacing w:after="120"/>
        <w:jc w:val="left"/>
      </w:pPr>
    </w:p>
    <w:p w14:paraId="4CF8BD26" w14:textId="3836B5BC" w:rsidR="0042713F" w:rsidRDefault="0042713F" w:rsidP="363727E3">
      <w:pPr>
        <w:spacing w:after="120"/>
        <w:jc w:val="left"/>
      </w:pPr>
    </w:p>
    <w:p w14:paraId="46EC3487" w14:textId="3836B5BC" w:rsidR="0042713F" w:rsidRDefault="0042713F" w:rsidP="363727E3">
      <w:pPr>
        <w:spacing w:after="120"/>
        <w:jc w:val="left"/>
      </w:pPr>
    </w:p>
    <w:p w14:paraId="3D6B431E" w14:textId="3836B5BC" w:rsidR="0042713F" w:rsidRDefault="0042713F" w:rsidP="363727E3">
      <w:pPr>
        <w:spacing w:after="120"/>
        <w:jc w:val="left"/>
      </w:pPr>
    </w:p>
    <w:p w14:paraId="6AECAF0E" w14:textId="3836B5BC" w:rsidR="0042713F" w:rsidRDefault="0042713F" w:rsidP="363727E3">
      <w:pPr>
        <w:spacing w:after="120"/>
        <w:jc w:val="left"/>
      </w:pPr>
    </w:p>
    <w:p w14:paraId="0302D270" w14:textId="35B42611" w:rsidR="69A04DBD" w:rsidRDefault="69A04DBD" w:rsidP="363727E3">
      <w:pPr>
        <w:spacing w:after="120"/>
        <w:jc w:val="left"/>
      </w:pPr>
      <w:r>
        <w:lastRenderedPageBreak/>
        <w:t>MODEL 5</w:t>
      </w:r>
    </w:p>
    <w:p w14:paraId="6AA24EE5" w14:textId="2EB08D2D" w:rsidR="69A04DBD" w:rsidRDefault="00854CA7" w:rsidP="58C14989">
      <w:pPr>
        <w:spacing w:after="120"/>
        <w:jc w:val="left"/>
      </w:pPr>
      <w:r>
        <w:rPr>
          <w:noProof/>
        </w:rPr>
        <mc:AlternateContent>
          <mc:Choice Requires="wpg">
            <w:drawing>
              <wp:anchor distT="0" distB="0" distL="114300" distR="114300" simplePos="0" relativeHeight="251658242" behindDoc="1" locked="0" layoutInCell="1" allowOverlap="1" wp14:anchorId="32D718D1" wp14:editId="00E625A4">
                <wp:simplePos x="0" y="0"/>
                <wp:positionH relativeFrom="column">
                  <wp:posOffset>133259</wp:posOffset>
                </wp:positionH>
                <wp:positionV relativeFrom="paragraph">
                  <wp:posOffset>168729</wp:posOffset>
                </wp:positionV>
                <wp:extent cx="2929075" cy="2199005"/>
                <wp:effectExtent l="0" t="0" r="5080" b="0"/>
                <wp:wrapNone/>
                <wp:docPr id="39" name="Group 39"/>
                <wp:cNvGraphicFramePr/>
                <a:graphic xmlns:a="http://schemas.openxmlformats.org/drawingml/2006/main">
                  <a:graphicData uri="http://schemas.microsoft.com/office/word/2010/wordprocessingGroup">
                    <wpg:wgp>
                      <wpg:cNvGrpSpPr/>
                      <wpg:grpSpPr>
                        <a:xfrm>
                          <a:off x="0" y="0"/>
                          <a:ext cx="2929075" cy="2199005"/>
                          <a:chOff x="-10885" y="5443"/>
                          <a:chExt cx="2929625" cy="2199549"/>
                        </a:xfrm>
                      </wpg:grpSpPr>
                      <pic:pic xmlns:pic="http://schemas.openxmlformats.org/drawingml/2006/picture">
                        <pic:nvPicPr>
                          <pic:cNvPr id="1828848290" name="Picture 182884829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5443"/>
                            <a:ext cx="1545590" cy="749935"/>
                          </a:xfrm>
                          <a:prstGeom prst="rect">
                            <a:avLst/>
                          </a:prstGeom>
                        </pic:spPr>
                      </pic:pic>
                      <pic:pic xmlns:pic="http://schemas.openxmlformats.org/drawingml/2006/picture">
                        <pic:nvPicPr>
                          <pic:cNvPr id="908608980" name="Picture 908608980" title="Inserting imag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563650" y="421419"/>
                            <a:ext cx="1355090" cy="1281430"/>
                          </a:xfrm>
                          <a:prstGeom prst="rect">
                            <a:avLst/>
                          </a:prstGeom>
                        </pic:spPr>
                      </pic:pic>
                      <pic:pic xmlns:pic="http://schemas.openxmlformats.org/drawingml/2006/picture">
                        <pic:nvPicPr>
                          <pic:cNvPr id="1321751725" name="Picture 132175172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0885" y="870857"/>
                            <a:ext cx="1469390" cy="1334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B3D62" id="Group 39" o:spid="_x0000_s1026" style="position:absolute;margin-left:10.5pt;margin-top:13.3pt;width:230.65pt;height:173.15pt;z-index:-251658238;mso-width-relative:margin;mso-height-relative:margin" coordorigin="-108,54" coordsize="29296,2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">
                <v:shape id="Picture 1828848290" o:spid="_x0000_s1027" type="#_x0000_t75" style="position:absolute;top:54;width:15455;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">
                  <v:imagedata r:id="rId50" o:title=""/>
                </v:shape>
                <v:shape id="Picture 908608980" o:spid="_x0000_s1028" type="#_x0000_t75" style="position:absolute;left:15636;top:4214;width:13551;height:12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">
                  <v:imagedata r:id="rId51" o:title=""/>
                </v:shape>
                <v:shape id="Picture 1321751725" o:spid="_x0000_s1029" type="#_x0000_t75" style="position:absolute;left:-108;top:8708;width:14693;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">
                  <v:imagedata r:id="rId52" o:title=""/>
                </v:shape>
              </v:group>
            </w:pict>
          </mc:Fallback>
        </mc:AlternateContent>
      </w:r>
    </w:p>
    <w:p w14:paraId="6D54E519" w14:textId="7C2B92ED" w:rsidR="10E52F48" w:rsidRDefault="10E52F48" w:rsidP="10E52F48">
      <w:pPr>
        <w:spacing w:after="120"/>
        <w:jc w:val="left"/>
      </w:pPr>
    </w:p>
    <w:p w14:paraId="092562EE" w14:textId="5ED091F0" w:rsidR="7974BC74" w:rsidRDefault="7974BC74" w:rsidP="7974BC74">
      <w:pPr>
        <w:spacing w:after="120"/>
        <w:jc w:val="left"/>
      </w:pPr>
    </w:p>
    <w:p w14:paraId="2C172835" w14:textId="06A4714E" w:rsidR="2AEBF03E" w:rsidRDefault="2AEBF03E" w:rsidP="2AEBF03E">
      <w:pPr>
        <w:spacing w:after="120"/>
        <w:jc w:val="left"/>
      </w:pPr>
    </w:p>
    <w:p w14:paraId="3B494C4B" w14:textId="511B8E9E" w:rsidR="006C17A3" w:rsidRDefault="006C17A3" w:rsidP="269A1ACC">
      <w:pPr>
        <w:spacing w:after="120"/>
        <w:jc w:val="left"/>
      </w:pPr>
    </w:p>
    <w:p w14:paraId="63398C4B" w14:textId="77777777" w:rsidR="006C17A3" w:rsidRDefault="006C17A3" w:rsidP="269A1ACC">
      <w:pPr>
        <w:spacing w:after="120"/>
        <w:jc w:val="left"/>
      </w:pPr>
    </w:p>
    <w:p w14:paraId="60A56F11" w14:textId="77777777" w:rsidR="006C17A3" w:rsidRDefault="006C17A3" w:rsidP="269A1ACC">
      <w:pPr>
        <w:spacing w:after="120"/>
        <w:jc w:val="left"/>
      </w:pPr>
    </w:p>
    <w:p w14:paraId="0EE87CE5" w14:textId="77777777" w:rsidR="006C17A3" w:rsidRDefault="006C17A3" w:rsidP="269A1ACC">
      <w:pPr>
        <w:spacing w:after="120"/>
        <w:jc w:val="left"/>
      </w:pPr>
    </w:p>
    <w:p w14:paraId="64A077FE" w14:textId="77777777" w:rsidR="006C17A3" w:rsidRDefault="006C17A3" w:rsidP="269A1ACC">
      <w:pPr>
        <w:spacing w:after="120"/>
        <w:jc w:val="left"/>
      </w:pPr>
    </w:p>
    <w:p w14:paraId="6604F8E9" w14:textId="77777777" w:rsidR="00215E5F" w:rsidRDefault="00215E5F" w:rsidP="0058483E">
      <w:pPr>
        <w:tabs>
          <w:tab w:val="left" w:pos="288"/>
        </w:tabs>
        <w:spacing w:after="120"/>
        <w:ind w:left="540"/>
        <w:rPr>
          <w:rFonts w:eastAsia="Times New Roman"/>
          <w:color w:val="000000" w:themeColor="text1"/>
          <w:lang w:val="en-GB"/>
        </w:rPr>
      </w:pPr>
    </w:p>
    <w:p w14:paraId="738AACE0" w14:textId="3836B5BC" w:rsidR="00215E5F" w:rsidRDefault="00215E5F" w:rsidP="00215E5F">
      <w:pPr>
        <w:tabs>
          <w:tab w:val="left" w:pos="288"/>
        </w:tabs>
        <w:spacing w:after="120"/>
        <w:ind w:left="540"/>
        <w:rPr>
          <w:rFonts w:eastAsia="Times New Roman"/>
          <w:color w:val="000000" w:themeColor="text1"/>
          <w:lang w:val="en-GB"/>
        </w:rPr>
      </w:pPr>
    </w:p>
    <w:p w14:paraId="2D3F13A2" w14:textId="3836B5BC" w:rsidR="0015032C" w:rsidRDefault="0015032C" w:rsidP="00505B23">
      <w:pPr>
        <w:tabs>
          <w:tab w:val="left" w:pos="288"/>
        </w:tabs>
        <w:spacing w:after="120"/>
        <w:ind w:left="540"/>
        <w:rPr>
          <w:rFonts w:eastAsia="Times New Roman"/>
          <w:color w:val="000000" w:themeColor="text1"/>
          <w:lang w:val="en-GB"/>
        </w:rPr>
      </w:pPr>
    </w:p>
    <w:p w14:paraId="4B526844" w14:textId="42793B73" w:rsidR="00505B23" w:rsidRPr="00A90B2C" w:rsidRDefault="00505B23" w:rsidP="00505B23">
      <w:pPr>
        <w:tabs>
          <w:tab w:val="left" w:pos="288"/>
        </w:tabs>
        <w:spacing w:after="120"/>
        <w:ind w:left="540"/>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11</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5</w:t>
      </w:r>
    </w:p>
    <w:p w14:paraId="347C1B7A" w14:textId="77777777" w:rsidR="00215E5F" w:rsidRDefault="00215E5F" w:rsidP="00215E5F">
      <w:pPr>
        <w:tabs>
          <w:tab w:val="left" w:pos="288"/>
        </w:tabs>
        <w:spacing w:after="120"/>
        <w:ind w:left="540"/>
        <w:rPr>
          <w:rFonts w:eastAsia="Times New Roman"/>
          <w:color w:val="000000" w:themeColor="text1"/>
          <w:lang w:val="en-GB"/>
        </w:rPr>
      </w:pPr>
    </w:p>
    <w:p w14:paraId="4A052C2F" w14:textId="3442AEDE" w:rsidR="4D25CACE" w:rsidRPr="00215E5F" w:rsidRDefault="266291A0" w:rsidP="00215E5F">
      <w:pPr>
        <w:tabs>
          <w:tab w:val="left" w:pos="288"/>
        </w:tabs>
        <w:spacing w:after="120"/>
        <w:ind w:left="540"/>
        <w:jc w:val="left"/>
        <w:rPr>
          <w:rFonts w:eastAsia="Times New Roman"/>
          <w:color w:val="000000" w:themeColor="text1"/>
          <w:lang w:val="en-GB"/>
        </w:rPr>
      </w:pPr>
      <w:r>
        <w:rPr>
          <w:rFonts w:eastAsia="Times New Roman"/>
          <w:color w:val="000000" w:themeColor="text1"/>
          <w:lang w:val="en-GB"/>
        </w:rPr>
        <w:t>MODEL 6</w:t>
      </w:r>
    </w:p>
    <w:p w14:paraId="3B471ACD" w14:textId="7D3B4858" w:rsidR="266291A0" w:rsidRDefault="0042713F" w:rsidP="394FABFB">
      <w:pPr>
        <w:spacing w:after="120"/>
        <w:jc w:val="left"/>
      </w:pPr>
      <w:r>
        <w:rPr>
          <w:noProof/>
        </w:rPr>
        <mc:AlternateContent>
          <mc:Choice Requires="wpg">
            <w:drawing>
              <wp:anchor distT="0" distB="0" distL="114300" distR="114300" simplePos="0" relativeHeight="251658246" behindDoc="1" locked="0" layoutInCell="1" allowOverlap="1" wp14:anchorId="004D9198" wp14:editId="4B482B43">
                <wp:simplePos x="0" y="0"/>
                <wp:positionH relativeFrom="column">
                  <wp:posOffset>223617</wp:posOffset>
                </wp:positionH>
                <wp:positionV relativeFrom="paragraph">
                  <wp:posOffset>124069</wp:posOffset>
                </wp:positionV>
                <wp:extent cx="2975013" cy="2390140"/>
                <wp:effectExtent l="0" t="0" r="0" b="0"/>
                <wp:wrapNone/>
                <wp:docPr id="62" name="Group 62"/>
                <wp:cNvGraphicFramePr/>
                <a:graphic xmlns:a="http://schemas.openxmlformats.org/drawingml/2006/main">
                  <a:graphicData uri="http://schemas.microsoft.com/office/word/2010/wordprocessingGroup">
                    <wpg:wgp>
                      <wpg:cNvGrpSpPr/>
                      <wpg:grpSpPr>
                        <a:xfrm>
                          <a:off x="0" y="0"/>
                          <a:ext cx="2975013" cy="2390140"/>
                          <a:chOff x="0" y="10886"/>
                          <a:chExt cx="2975059" cy="2390412"/>
                        </a:xfrm>
                      </wpg:grpSpPr>
                      <pic:pic xmlns:pic="http://schemas.openxmlformats.org/drawingml/2006/picture">
                        <pic:nvPicPr>
                          <pic:cNvPr id="1" name="Picture 1" descr="Chart, line chart, scatte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0886"/>
                            <a:ext cx="1649095" cy="854710"/>
                          </a:xfrm>
                          <a:prstGeom prst="rect">
                            <a:avLst/>
                          </a:prstGeom>
                        </pic:spPr>
                      </pic:pic>
                      <pic:pic xmlns:pic="http://schemas.openxmlformats.org/drawingml/2006/picture">
                        <pic:nvPicPr>
                          <pic:cNvPr id="51" name="Picture 51" descr="Histogram&#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1545637" y="421419"/>
                            <a:ext cx="1429422" cy="1362810"/>
                          </a:xfrm>
                          <a:prstGeom prst="rect">
                            <a:avLst/>
                          </a:prstGeom>
                        </pic:spPr>
                      </pic:pic>
                      <pic:pic xmlns:pic="http://schemas.openxmlformats.org/drawingml/2006/picture">
                        <pic:nvPicPr>
                          <pic:cNvPr id="52" name="Picture 52" descr="Chart, treemap chart&#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996043"/>
                            <a:ext cx="1631950" cy="1405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8F0335" id="Group 62" o:spid="_x0000_s1026" style="position:absolute;margin-left:17.6pt;margin-top:9.75pt;width:234.25pt;height:188.2pt;z-index:-251658234;mso-width-relative:margin;mso-height-relative:margin" coordorigin=",108" coordsize="29750,23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">
                <v:shape id="Picture 1" o:spid="_x0000_s1027" type="#_x0000_t75" alt="Chart, line chart, scatter chart&#10;&#10;Description automatically generated" style="position:absolute;top:108;width:16490;height: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">
                  <v:imagedata r:id="rId56" o:title="Chart, line chart, scatter chart&#10;&#10;Description automatically generated"/>
                </v:shape>
                <v:shape id="Picture 51" o:spid="_x0000_s1028" type="#_x0000_t75" alt="Histogram&#10;&#10;Description automatically generated" style="position:absolute;left:15456;top:4214;width:14294;height:1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">
                  <v:imagedata r:id="rId57" o:title="Histogram&#10;&#10;Description automatically generated"/>
                </v:shape>
                <v:shape id="Picture 52" o:spid="_x0000_s1029" type="#_x0000_t75" alt="Chart, treemap chart&#10;&#10;Description automatically generated" style="position:absolute;top:9960;width:16319;height:1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">
                  <v:imagedata r:id="rId58" o:title="Chart, treemap chart&#10;&#10;Description automatically generated"/>
                </v:shape>
              </v:group>
            </w:pict>
          </mc:Fallback>
        </mc:AlternateContent>
      </w:r>
    </w:p>
    <w:p w14:paraId="5B8CD622" w14:textId="31217071" w:rsidR="1D03773E" w:rsidRDefault="1D03773E" w:rsidP="1D03773E">
      <w:pPr>
        <w:spacing w:after="120"/>
        <w:jc w:val="left"/>
      </w:pPr>
    </w:p>
    <w:p w14:paraId="335B2A88" w14:textId="781D8C4C" w:rsidR="62965841" w:rsidRDefault="62965841" w:rsidP="62965841">
      <w:pPr>
        <w:spacing w:after="120"/>
        <w:jc w:val="left"/>
      </w:pPr>
    </w:p>
    <w:p w14:paraId="3F3572B2" w14:textId="75B404BE" w:rsidR="006C17A3" w:rsidRDefault="006C17A3" w:rsidP="30EA9F12">
      <w:pPr>
        <w:spacing w:after="120"/>
        <w:jc w:val="left"/>
      </w:pPr>
    </w:p>
    <w:p w14:paraId="77589ADF" w14:textId="6653F48A" w:rsidR="006C17A3" w:rsidRDefault="006C17A3" w:rsidP="30EA9F12">
      <w:pPr>
        <w:spacing w:after="120"/>
        <w:jc w:val="left"/>
      </w:pPr>
    </w:p>
    <w:p w14:paraId="6416B8AE" w14:textId="77777777" w:rsidR="006C17A3" w:rsidRDefault="006C17A3" w:rsidP="30EA9F12">
      <w:pPr>
        <w:spacing w:after="120"/>
        <w:jc w:val="left"/>
      </w:pPr>
    </w:p>
    <w:p w14:paraId="655C9AE1" w14:textId="77777777" w:rsidR="006C17A3" w:rsidRDefault="006C17A3" w:rsidP="30EA9F12">
      <w:pPr>
        <w:spacing w:after="120"/>
        <w:jc w:val="left"/>
      </w:pPr>
    </w:p>
    <w:p w14:paraId="4FEC81DC" w14:textId="77777777" w:rsidR="006C17A3" w:rsidRDefault="006C17A3" w:rsidP="30EA9F12">
      <w:pPr>
        <w:spacing w:after="120"/>
        <w:jc w:val="left"/>
      </w:pPr>
    </w:p>
    <w:p w14:paraId="63DFD3B5" w14:textId="77777777" w:rsidR="006C17A3" w:rsidRDefault="006C17A3" w:rsidP="005D2479">
      <w:pPr>
        <w:tabs>
          <w:tab w:val="left" w:pos="288"/>
        </w:tabs>
        <w:spacing w:after="120"/>
        <w:ind w:left="426" w:right="188"/>
        <w:rPr>
          <w:rFonts w:eastAsia="Times New Roman"/>
          <w:color w:val="000000" w:themeColor="text1"/>
          <w:lang w:val="en-GB"/>
        </w:rPr>
      </w:pPr>
    </w:p>
    <w:p w14:paraId="0650E570" w14:textId="77777777" w:rsidR="003D0452" w:rsidRDefault="003D0452" w:rsidP="005D2479">
      <w:pPr>
        <w:tabs>
          <w:tab w:val="left" w:pos="288"/>
        </w:tabs>
        <w:spacing w:after="120"/>
        <w:ind w:left="426" w:right="188"/>
        <w:rPr>
          <w:rFonts w:eastAsia="Times New Roman"/>
          <w:color w:val="000000" w:themeColor="text1"/>
          <w:lang w:val="en-GB"/>
        </w:rPr>
      </w:pPr>
    </w:p>
    <w:p w14:paraId="5EAEF6F6" w14:textId="3836B5BC" w:rsidR="003D0452" w:rsidRDefault="003D0452" w:rsidP="005D2479">
      <w:pPr>
        <w:tabs>
          <w:tab w:val="left" w:pos="288"/>
        </w:tabs>
        <w:spacing w:after="120"/>
        <w:ind w:left="426" w:right="188"/>
        <w:rPr>
          <w:rFonts w:eastAsia="Times New Roman"/>
          <w:color w:val="000000" w:themeColor="text1"/>
          <w:lang w:val="en-GB"/>
        </w:rPr>
      </w:pPr>
    </w:p>
    <w:p w14:paraId="3B1F8EF2" w14:textId="3836B5BC" w:rsidR="0015032C" w:rsidRDefault="0015032C" w:rsidP="005D2479">
      <w:pPr>
        <w:tabs>
          <w:tab w:val="left" w:pos="288"/>
        </w:tabs>
        <w:spacing w:after="120"/>
        <w:ind w:left="426" w:right="188"/>
        <w:rPr>
          <w:rFonts w:eastAsia="Times New Roman"/>
          <w:color w:val="000000" w:themeColor="text1"/>
          <w:lang w:val="en-GB"/>
        </w:rPr>
      </w:pPr>
    </w:p>
    <w:p w14:paraId="4F236881" w14:textId="687EAC90" w:rsidR="00505B23" w:rsidRPr="00A90B2C" w:rsidRDefault="00505B23" w:rsidP="005D2479">
      <w:pPr>
        <w:tabs>
          <w:tab w:val="left" w:pos="288"/>
        </w:tabs>
        <w:spacing w:after="120"/>
        <w:ind w:left="426" w:right="188"/>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12</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6</w:t>
      </w:r>
    </w:p>
    <w:p w14:paraId="002B017D" w14:textId="3836B5BC" w:rsidR="006C17A3" w:rsidRDefault="006C17A3" w:rsidP="30EA9F12">
      <w:pPr>
        <w:spacing w:after="120"/>
        <w:jc w:val="left"/>
      </w:pPr>
    </w:p>
    <w:p w14:paraId="2611DAAB" w14:textId="77777777" w:rsidR="00180BFC" w:rsidRDefault="00180BFC" w:rsidP="30EA9F12">
      <w:pPr>
        <w:spacing w:after="120"/>
        <w:jc w:val="left"/>
      </w:pPr>
    </w:p>
    <w:p w14:paraId="65C191EB" w14:textId="77777777" w:rsidR="00180BFC" w:rsidRDefault="00180BFC" w:rsidP="30EA9F12">
      <w:pPr>
        <w:spacing w:after="120"/>
        <w:jc w:val="left"/>
      </w:pPr>
    </w:p>
    <w:p w14:paraId="1B4F6153" w14:textId="77777777" w:rsidR="00180BFC" w:rsidRDefault="00180BFC" w:rsidP="30EA9F12">
      <w:pPr>
        <w:spacing w:after="120"/>
        <w:jc w:val="left"/>
      </w:pPr>
    </w:p>
    <w:p w14:paraId="1BA1F88E" w14:textId="77777777" w:rsidR="00180BFC" w:rsidRDefault="00180BFC" w:rsidP="30EA9F12">
      <w:pPr>
        <w:spacing w:after="120"/>
        <w:jc w:val="left"/>
      </w:pPr>
    </w:p>
    <w:p w14:paraId="540EEEE4" w14:textId="77777777" w:rsidR="00180BFC" w:rsidRDefault="00180BFC" w:rsidP="30EA9F12">
      <w:pPr>
        <w:spacing w:after="120"/>
        <w:jc w:val="left"/>
      </w:pPr>
    </w:p>
    <w:p w14:paraId="0FE26589" w14:textId="77777777" w:rsidR="00180BFC" w:rsidRDefault="00180BFC" w:rsidP="30EA9F12">
      <w:pPr>
        <w:spacing w:after="120"/>
        <w:jc w:val="left"/>
      </w:pPr>
    </w:p>
    <w:p w14:paraId="5C628863" w14:textId="77777777" w:rsidR="00180BFC" w:rsidRDefault="00180BFC" w:rsidP="30EA9F12">
      <w:pPr>
        <w:spacing w:after="120"/>
        <w:jc w:val="left"/>
      </w:pPr>
    </w:p>
    <w:p w14:paraId="50DF0129" w14:textId="77777777" w:rsidR="00180BFC" w:rsidRDefault="00180BFC" w:rsidP="30EA9F12">
      <w:pPr>
        <w:spacing w:after="120"/>
        <w:jc w:val="left"/>
      </w:pPr>
    </w:p>
    <w:p w14:paraId="334AD583" w14:textId="77777777" w:rsidR="00180BFC" w:rsidRDefault="00180BFC" w:rsidP="30EA9F12">
      <w:pPr>
        <w:spacing w:after="120"/>
        <w:jc w:val="left"/>
      </w:pPr>
    </w:p>
    <w:p w14:paraId="77D0F9A6" w14:textId="130BCF5B" w:rsidR="266291A0" w:rsidRDefault="266291A0" w:rsidP="00180BFC">
      <w:pPr>
        <w:jc w:val="left"/>
      </w:pPr>
      <w:r>
        <w:t>MODEL 7</w:t>
      </w:r>
    </w:p>
    <w:p w14:paraId="6DD42552" w14:textId="3F88EB9A" w:rsidR="266291A0" w:rsidRDefault="00A6212B" w:rsidP="7B84DF26">
      <w:pPr>
        <w:spacing w:after="120"/>
        <w:jc w:val="left"/>
      </w:pPr>
      <w:r>
        <w:rPr>
          <w:noProof/>
        </w:rPr>
        <mc:AlternateContent>
          <mc:Choice Requires="wpg">
            <w:drawing>
              <wp:anchor distT="0" distB="0" distL="114300" distR="114300" simplePos="0" relativeHeight="251658247" behindDoc="1" locked="0" layoutInCell="1" allowOverlap="1" wp14:anchorId="5762696F" wp14:editId="4D22EF6D">
                <wp:simplePos x="0" y="0"/>
                <wp:positionH relativeFrom="column">
                  <wp:posOffset>4453</wp:posOffset>
                </wp:positionH>
                <wp:positionV relativeFrom="paragraph">
                  <wp:posOffset>169057</wp:posOffset>
                </wp:positionV>
                <wp:extent cx="3065646" cy="2353586"/>
                <wp:effectExtent l="0" t="0" r="1905" b="8890"/>
                <wp:wrapNone/>
                <wp:docPr id="63" name="Group 63"/>
                <wp:cNvGraphicFramePr/>
                <a:graphic xmlns:a="http://schemas.openxmlformats.org/drawingml/2006/main">
                  <a:graphicData uri="http://schemas.microsoft.com/office/word/2010/wordprocessingGroup">
                    <wpg:wgp>
                      <wpg:cNvGrpSpPr/>
                      <wpg:grpSpPr>
                        <a:xfrm>
                          <a:off x="0" y="0"/>
                          <a:ext cx="3065646" cy="2353586"/>
                          <a:chOff x="0" y="10886"/>
                          <a:chExt cx="3065646" cy="2353586"/>
                        </a:xfrm>
                      </wpg:grpSpPr>
                      <pic:pic xmlns:pic="http://schemas.openxmlformats.org/drawingml/2006/picture">
                        <pic:nvPicPr>
                          <pic:cNvPr id="53" name="Picture 53" descr="Chart, line chart&#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0886"/>
                            <a:ext cx="1664653" cy="877170"/>
                          </a:xfrm>
                          <a:prstGeom prst="rect">
                            <a:avLst/>
                          </a:prstGeom>
                        </pic:spPr>
                      </pic:pic>
                      <pic:pic xmlns:pic="http://schemas.openxmlformats.org/drawingml/2006/picture">
                        <pic:nvPicPr>
                          <pic:cNvPr id="54" name="Picture 54" descr="Diagram, histo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589271" y="445273"/>
                            <a:ext cx="1476375" cy="1425575"/>
                          </a:xfrm>
                          <a:prstGeom prst="rect">
                            <a:avLst/>
                          </a:prstGeom>
                        </pic:spPr>
                      </pic:pic>
                      <pic:pic xmlns:pic="http://schemas.openxmlformats.org/drawingml/2006/picture">
                        <pic:nvPicPr>
                          <pic:cNvPr id="55" name="Picture 55" descr="Chart, treemap chart&#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8" y="1004776"/>
                            <a:ext cx="1513351" cy="13596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62AC25" id="Group 63" o:spid="_x0000_s1026" style="position:absolute;margin-left:.35pt;margin-top:13.3pt;width:241.4pt;height:185.3pt;z-index:-251658233;mso-width-relative:margin;mso-height-relative:margin" coordorigin=",108" coordsize="30656,2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">
                <v:shape id="Picture 53" o:spid="_x0000_s1027" type="#_x0000_t75" alt="Chart, line chart&#10;&#10;Description automatically generated" style="position:absolute;top:108;width:16646;height:8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">
                  <v:imagedata r:id="rId62" o:title="Chart, line chart&#10;&#10;Description automatically generated"/>
                </v:shape>
                <v:shape id="Picture 54" o:spid="_x0000_s1028" type="#_x0000_t75" alt="Diagram, histogram&#10;&#10;Description automatically generated" style="position:absolute;left:15892;top:4452;width:14764;height:1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">
                  <v:imagedata r:id="rId63" o:title="Diagram, histogram&#10;&#10;Description automatically generated"/>
                </v:shape>
                <v:shape id="Picture 55" o:spid="_x0000_s1029" type="#_x0000_t75" alt="Chart, treemap chart&#10;&#10;Description automatically generated" style="position:absolute;top:10047;width:15133;height:1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">
                  <v:imagedata r:id="rId64" o:title="Chart, treemap chart&#10;&#10;Description automatically generated"/>
                </v:shape>
              </v:group>
            </w:pict>
          </mc:Fallback>
        </mc:AlternateContent>
      </w:r>
    </w:p>
    <w:p w14:paraId="6E097035" w14:textId="60EF86AE" w:rsidR="2951E645" w:rsidRDefault="2951E645" w:rsidP="2951E645">
      <w:pPr>
        <w:spacing w:after="120"/>
        <w:jc w:val="left"/>
      </w:pPr>
    </w:p>
    <w:p w14:paraId="6BF975C6" w14:textId="0A2EF468" w:rsidR="778F6298" w:rsidRDefault="778F6298" w:rsidP="778F6298">
      <w:pPr>
        <w:spacing w:after="120"/>
        <w:jc w:val="left"/>
      </w:pPr>
    </w:p>
    <w:p w14:paraId="7E68AB7E" w14:textId="39D080CC" w:rsidR="07A98177" w:rsidRDefault="07A98177" w:rsidP="07A98177">
      <w:pPr>
        <w:spacing w:after="120"/>
        <w:jc w:val="left"/>
      </w:pPr>
    </w:p>
    <w:p w14:paraId="4A5C1177" w14:textId="7A13A6E3" w:rsidR="006C17A3" w:rsidRDefault="006C17A3" w:rsidP="07A98177">
      <w:pPr>
        <w:spacing w:after="120"/>
        <w:jc w:val="left"/>
      </w:pPr>
    </w:p>
    <w:p w14:paraId="0F331720" w14:textId="04781F55" w:rsidR="006C17A3" w:rsidRDefault="006C17A3" w:rsidP="07A98177">
      <w:pPr>
        <w:spacing w:after="120"/>
        <w:jc w:val="left"/>
      </w:pPr>
    </w:p>
    <w:p w14:paraId="5A385F4A" w14:textId="3836B5BC" w:rsidR="006C17A3" w:rsidRDefault="006C17A3" w:rsidP="07A98177">
      <w:pPr>
        <w:spacing w:after="120"/>
        <w:jc w:val="left"/>
      </w:pPr>
    </w:p>
    <w:p w14:paraId="6710C420" w14:textId="3836B5BC" w:rsidR="0042713F" w:rsidRDefault="0042713F" w:rsidP="005A4720">
      <w:pPr>
        <w:tabs>
          <w:tab w:val="left" w:pos="288"/>
        </w:tabs>
        <w:spacing w:after="120"/>
        <w:ind w:left="540"/>
        <w:rPr>
          <w:rFonts w:eastAsia="Times New Roman"/>
          <w:color w:val="000000" w:themeColor="text1"/>
          <w:lang w:val="en-GB"/>
        </w:rPr>
      </w:pPr>
    </w:p>
    <w:p w14:paraId="1D5E3CCB" w14:textId="66240874" w:rsidR="0042713F" w:rsidRDefault="0042713F" w:rsidP="005A4720">
      <w:pPr>
        <w:tabs>
          <w:tab w:val="left" w:pos="288"/>
        </w:tabs>
        <w:spacing w:after="120"/>
        <w:ind w:left="540"/>
        <w:rPr>
          <w:rFonts w:eastAsia="Times New Roman"/>
          <w:color w:val="000000" w:themeColor="text1"/>
          <w:lang w:val="en-GB"/>
        </w:rPr>
      </w:pPr>
    </w:p>
    <w:p w14:paraId="48E455E0" w14:textId="66240874" w:rsidR="0042713F" w:rsidRDefault="0042713F" w:rsidP="005A4720">
      <w:pPr>
        <w:tabs>
          <w:tab w:val="left" w:pos="288"/>
        </w:tabs>
        <w:spacing w:after="120"/>
        <w:ind w:left="540"/>
        <w:rPr>
          <w:rFonts w:eastAsia="Times New Roman"/>
          <w:color w:val="000000" w:themeColor="text1"/>
          <w:lang w:val="en-GB"/>
        </w:rPr>
      </w:pPr>
    </w:p>
    <w:p w14:paraId="16EA3685" w14:textId="66240874" w:rsidR="0042713F" w:rsidRDefault="0042713F" w:rsidP="005A4720">
      <w:pPr>
        <w:tabs>
          <w:tab w:val="left" w:pos="288"/>
        </w:tabs>
        <w:spacing w:after="120"/>
        <w:ind w:left="540"/>
        <w:rPr>
          <w:rFonts w:eastAsia="Times New Roman"/>
          <w:color w:val="000000" w:themeColor="text1"/>
          <w:lang w:val="en-GB"/>
        </w:rPr>
      </w:pPr>
    </w:p>
    <w:p w14:paraId="4C8B80B9" w14:textId="66240874" w:rsidR="0015032C" w:rsidRDefault="0015032C" w:rsidP="0042713F">
      <w:pPr>
        <w:tabs>
          <w:tab w:val="left" w:pos="288"/>
        </w:tabs>
        <w:spacing w:after="120"/>
        <w:ind w:left="426" w:right="188"/>
        <w:rPr>
          <w:rFonts w:eastAsia="Times New Roman"/>
          <w:color w:val="000000" w:themeColor="text1"/>
          <w:lang w:val="en-GB"/>
        </w:rPr>
      </w:pPr>
    </w:p>
    <w:p w14:paraId="75D75141" w14:textId="77777777" w:rsidR="00180BFC" w:rsidRPr="00180BFC" w:rsidRDefault="00180BFC" w:rsidP="0042713F">
      <w:pPr>
        <w:tabs>
          <w:tab w:val="left" w:pos="288"/>
        </w:tabs>
        <w:spacing w:after="120"/>
        <w:ind w:left="426" w:right="188"/>
        <w:rPr>
          <w:rFonts w:eastAsia="Times New Roman"/>
          <w:color w:val="000000" w:themeColor="text1"/>
          <w:sz w:val="2"/>
          <w:szCs w:val="2"/>
          <w:lang w:val="en-GB"/>
        </w:rPr>
      </w:pPr>
    </w:p>
    <w:p w14:paraId="6DF58524" w14:textId="09171E66" w:rsidR="005A4720" w:rsidRPr="00A90B2C" w:rsidRDefault="005A4720" w:rsidP="0042713F">
      <w:pPr>
        <w:tabs>
          <w:tab w:val="left" w:pos="288"/>
        </w:tabs>
        <w:spacing w:after="120"/>
        <w:ind w:left="426" w:right="188"/>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13</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7</w:t>
      </w:r>
    </w:p>
    <w:p w14:paraId="49467DC9" w14:textId="66240874" w:rsidR="006C17A3" w:rsidRDefault="006C17A3" w:rsidP="67158FDC">
      <w:pPr>
        <w:spacing w:after="120"/>
        <w:jc w:val="left"/>
      </w:pPr>
    </w:p>
    <w:p w14:paraId="1034623E" w14:textId="6231CC30" w:rsidR="28FCA098" w:rsidRDefault="28FCA098" w:rsidP="67158FDC">
      <w:pPr>
        <w:spacing w:after="120"/>
        <w:jc w:val="left"/>
      </w:pPr>
      <w:r>
        <w:t xml:space="preserve">MODEL </w:t>
      </w:r>
      <w:r w:rsidR="00BC41E1">
        <w:t>8</w:t>
      </w:r>
    </w:p>
    <w:p w14:paraId="01489A9A" w14:textId="0D971AB8" w:rsidR="67158FDC" w:rsidRDefault="004A3D9C" w:rsidP="67158FDC">
      <w:pPr>
        <w:spacing w:after="120"/>
        <w:jc w:val="left"/>
      </w:pPr>
      <w:r>
        <w:rPr>
          <w:noProof/>
        </w:rPr>
        <mc:AlternateContent>
          <mc:Choice Requires="wpg">
            <w:drawing>
              <wp:anchor distT="0" distB="0" distL="114300" distR="114300" simplePos="0" relativeHeight="251658248" behindDoc="1" locked="0" layoutInCell="1" allowOverlap="1" wp14:anchorId="656FB13E" wp14:editId="6CE3AEC1">
                <wp:simplePos x="0" y="0"/>
                <wp:positionH relativeFrom="column">
                  <wp:posOffset>74686</wp:posOffset>
                </wp:positionH>
                <wp:positionV relativeFrom="paragraph">
                  <wp:posOffset>199292</wp:posOffset>
                </wp:positionV>
                <wp:extent cx="2945423" cy="2197735"/>
                <wp:effectExtent l="0" t="0" r="7620" b="0"/>
                <wp:wrapNone/>
                <wp:docPr id="952988833" name="Group 952988833"/>
                <wp:cNvGraphicFramePr/>
                <a:graphic xmlns:a="http://schemas.openxmlformats.org/drawingml/2006/main">
                  <a:graphicData uri="http://schemas.microsoft.com/office/word/2010/wordprocessingGroup">
                    <wpg:wgp>
                      <wpg:cNvGrpSpPr/>
                      <wpg:grpSpPr>
                        <a:xfrm>
                          <a:off x="0" y="0"/>
                          <a:ext cx="2945423" cy="2197735"/>
                          <a:chOff x="0" y="0"/>
                          <a:chExt cx="3009051" cy="2280572"/>
                        </a:xfrm>
                      </wpg:grpSpPr>
                      <pic:pic xmlns:pic="http://schemas.openxmlformats.org/drawingml/2006/picture">
                        <pic:nvPicPr>
                          <pic:cNvPr id="59" name="Picture 59" descr="Chart, line chart&#10;&#10;Description automatically generated"/>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87195" cy="875665"/>
                          </a:xfrm>
                          <a:prstGeom prst="rect">
                            <a:avLst/>
                          </a:prstGeom>
                        </pic:spPr>
                      </pic:pic>
                      <pic:pic xmlns:pic="http://schemas.openxmlformats.org/drawingml/2006/picture">
                        <pic:nvPicPr>
                          <pic:cNvPr id="60" name="Picture 60" descr="Chart, line chart, histogram&#10;&#10;Description automatically generated"/>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512060" y="399650"/>
                            <a:ext cx="1496991" cy="1440267"/>
                          </a:xfrm>
                          <a:prstGeom prst="rect">
                            <a:avLst/>
                          </a:prstGeom>
                        </pic:spPr>
                      </pic:pic>
                      <pic:pic xmlns:pic="http://schemas.openxmlformats.org/drawingml/2006/picture">
                        <pic:nvPicPr>
                          <pic:cNvPr id="61" name="Picture 61" descr="Chart, treemap chart&#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80190" y="1056292"/>
                            <a:ext cx="1355725" cy="1224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7E4FFB" id="Group 952988833" o:spid="_x0000_s1026" style="position:absolute;margin-left:5.9pt;margin-top:15.7pt;width:231.9pt;height:173.05pt;z-index:-251658232;mso-width-relative:margin;mso-height-relative:margin" coordsize="30090,22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">
                <v:shape id="Picture 59" o:spid="_x0000_s1027" type="#_x0000_t75" alt="Chart, line chart&#10;&#10;Description automatically generated" style="position:absolute;width:16871;height: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">
                  <v:imagedata r:id="rId68" o:title="Chart, line chart&#10;&#10;Description automatically generated"/>
                </v:shape>
                <v:shape id="Picture 60" o:spid="_x0000_s1028" type="#_x0000_t75" alt="Chart, line chart, histogram&#10;&#10;Description automatically generated" style="position:absolute;left:15120;top:3996;width:14970;height:1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">
                  <v:imagedata r:id="rId69" o:title="Chart, line chart, histogram&#10;&#10;Description automatically generated"/>
                </v:shape>
                <v:shape id="Picture 61" o:spid="_x0000_s1029" type="#_x0000_t75" alt="Chart, treemap chart&#10;&#10;Description automatically generated" style="position:absolute;left:801;top:10562;width:13558;height:1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">
                  <v:imagedata r:id="rId70" o:title="Chart, treemap chart&#10;&#10;Description automatically generated"/>
                </v:shape>
              </v:group>
            </w:pict>
          </mc:Fallback>
        </mc:AlternateContent>
      </w:r>
    </w:p>
    <w:p w14:paraId="5A86F70D" w14:textId="4407D034" w:rsidR="03E2C8D3" w:rsidRDefault="03E2C8D3" w:rsidP="03E2C8D3">
      <w:pPr>
        <w:spacing w:after="120"/>
        <w:jc w:val="left"/>
      </w:pPr>
    </w:p>
    <w:p w14:paraId="3323BDC4" w14:textId="7EA2F9C1" w:rsidR="6D316221" w:rsidRDefault="6D316221" w:rsidP="6D316221">
      <w:pPr>
        <w:spacing w:after="120"/>
        <w:jc w:val="left"/>
      </w:pPr>
    </w:p>
    <w:p w14:paraId="5D79BB93" w14:textId="77777777" w:rsidR="006C17A3" w:rsidRDefault="006C17A3" w:rsidP="6D316221">
      <w:pPr>
        <w:spacing w:after="120"/>
        <w:jc w:val="left"/>
      </w:pPr>
    </w:p>
    <w:p w14:paraId="3F6B8BA4" w14:textId="42D4832D" w:rsidR="5EFFE447" w:rsidRDefault="5EFFE447" w:rsidP="008B0E04">
      <w:pPr>
        <w:spacing w:after="120"/>
        <w:jc w:val="left"/>
      </w:pPr>
    </w:p>
    <w:p w14:paraId="3AFE7536" w14:textId="1277B59D" w:rsidR="007D7D0F" w:rsidRDefault="007D7D0F" w:rsidP="008B0E04">
      <w:pPr>
        <w:spacing w:after="120"/>
        <w:jc w:val="left"/>
      </w:pPr>
    </w:p>
    <w:p w14:paraId="0AA0F9D8" w14:textId="687BB803" w:rsidR="007D7D0F" w:rsidRDefault="007D7D0F" w:rsidP="008B0E04">
      <w:pPr>
        <w:spacing w:after="120"/>
        <w:jc w:val="left"/>
      </w:pPr>
    </w:p>
    <w:p w14:paraId="21A24B59" w14:textId="21DB688F" w:rsidR="007D7D0F" w:rsidRDefault="007D7D0F" w:rsidP="008B0E04">
      <w:pPr>
        <w:spacing w:after="120"/>
        <w:jc w:val="left"/>
      </w:pPr>
    </w:p>
    <w:p w14:paraId="0241222A" w14:textId="56D959C9" w:rsidR="007D7D0F" w:rsidRDefault="007D7D0F" w:rsidP="008B0E04">
      <w:pPr>
        <w:spacing w:after="120"/>
        <w:jc w:val="left"/>
      </w:pPr>
    </w:p>
    <w:p w14:paraId="7CCFECA8" w14:textId="66240874" w:rsidR="007D7D0F" w:rsidRDefault="007D7D0F" w:rsidP="008B0E04">
      <w:pPr>
        <w:spacing w:after="120"/>
        <w:jc w:val="left"/>
      </w:pPr>
    </w:p>
    <w:p w14:paraId="6CB4743F" w14:textId="66240874" w:rsidR="003D0452" w:rsidRDefault="003D0452" w:rsidP="001B630F">
      <w:pPr>
        <w:tabs>
          <w:tab w:val="left" w:pos="288"/>
        </w:tabs>
        <w:spacing w:after="120"/>
        <w:ind w:left="540"/>
        <w:rPr>
          <w:rFonts w:eastAsia="Times New Roman"/>
          <w:color w:val="000000" w:themeColor="text1"/>
          <w:lang w:val="en-GB"/>
        </w:rPr>
      </w:pPr>
    </w:p>
    <w:p w14:paraId="2953BBBD" w14:textId="66240874" w:rsidR="0015032C" w:rsidRDefault="0015032C" w:rsidP="001B630F">
      <w:pPr>
        <w:tabs>
          <w:tab w:val="left" w:pos="288"/>
        </w:tabs>
        <w:spacing w:after="120"/>
        <w:ind w:left="540"/>
        <w:rPr>
          <w:rFonts w:eastAsia="Times New Roman"/>
          <w:color w:val="000000" w:themeColor="text1"/>
          <w:lang w:val="en-GB"/>
        </w:rPr>
      </w:pPr>
    </w:p>
    <w:p w14:paraId="28B7B2BB" w14:textId="390F6B2E" w:rsidR="001B630F" w:rsidRPr="00A90B2C" w:rsidRDefault="001B630F" w:rsidP="0015032C">
      <w:pPr>
        <w:tabs>
          <w:tab w:val="left" w:pos="288"/>
        </w:tabs>
        <w:spacing w:after="120"/>
        <w:ind w:left="426" w:right="188"/>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w:t>
      </w:r>
      <w:r w:rsidR="00BC41E1">
        <w:rPr>
          <w:rFonts w:eastAsia="Times New Roman"/>
          <w:color w:val="000000" w:themeColor="text1"/>
          <w:lang w:val="en-GB"/>
        </w:rPr>
        <w:t>4</w:t>
      </w:r>
      <w:r w:rsidRPr="5EFFE447">
        <w:rPr>
          <w:rFonts w:eastAsia="Times New Roman"/>
          <w:color w:val="000000" w:themeColor="text1"/>
          <w:lang w:val="en-GB"/>
        </w:rPr>
        <w:t xml:space="preserve">). </w:t>
      </w:r>
      <w:r>
        <w:rPr>
          <w:rFonts w:eastAsia="Times New Roman"/>
          <w:color w:val="000000" w:themeColor="text1"/>
          <w:lang w:val="en-GB"/>
        </w:rPr>
        <w:t xml:space="preserve">Learning curve, model accuracy, model loss, and confusion matrix plot of model type </w:t>
      </w:r>
      <w:r w:rsidR="00BC41E1">
        <w:rPr>
          <w:rFonts w:eastAsia="Times New Roman"/>
          <w:color w:val="000000" w:themeColor="text1"/>
          <w:lang w:val="en-GB"/>
        </w:rPr>
        <w:t>8</w:t>
      </w:r>
    </w:p>
    <w:p w14:paraId="778B76BD" w14:textId="66240874" w:rsidR="006E1EA5" w:rsidRDefault="006E1EA5" w:rsidP="0030005E">
      <w:pPr>
        <w:tabs>
          <w:tab w:val="left" w:pos="288"/>
        </w:tabs>
        <w:spacing w:after="120"/>
        <w:jc w:val="left"/>
        <w:rPr>
          <w:rFonts w:eastAsia="Times New Roman"/>
          <w:color w:val="000000" w:themeColor="text1"/>
          <w:lang w:val="en-GB"/>
        </w:rPr>
      </w:pPr>
    </w:p>
    <w:p w14:paraId="142FFF7F" w14:textId="66240874" w:rsidR="0042713F" w:rsidRDefault="0042713F" w:rsidP="0030005E">
      <w:pPr>
        <w:tabs>
          <w:tab w:val="left" w:pos="288"/>
        </w:tabs>
        <w:spacing w:after="120"/>
        <w:jc w:val="left"/>
        <w:rPr>
          <w:rFonts w:eastAsia="Times New Roman"/>
          <w:color w:val="000000" w:themeColor="text1"/>
          <w:lang w:val="en-GB"/>
        </w:rPr>
      </w:pPr>
    </w:p>
    <w:p w14:paraId="35AD1B37" w14:textId="66240874" w:rsidR="0042713F" w:rsidRDefault="0042713F" w:rsidP="0030005E">
      <w:pPr>
        <w:tabs>
          <w:tab w:val="left" w:pos="288"/>
        </w:tabs>
        <w:spacing w:after="120"/>
        <w:jc w:val="left"/>
        <w:rPr>
          <w:rFonts w:eastAsia="Times New Roman"/>
          <w:color w:val="000000" w:themeColor="text1"/>
          <w:lang w:val="en-GB"/>
        </w:rPr>
      </w:pPr>
    </w:p>
    <w:p w14:paraId="2A9A3225" w14:textId="66240874" w:rsidR="0042713F" w:rsidRDefault="0042713F" w:rsidP="0030005E">
      <w:pPr>
        <w:tabs>
          <w:tab w:val="left" w:pos="288"/>
        </w:tabs>
        <w:spacing w:after="120"/>
        <w:jc w:val="left"/>
        <w:rPr>
          <w:rFonts w:eastAsia="Times New Roman"/>
          <w:color w:val="000000" w:themeColor="text1"/>
          <w:lang w:val="en-GB"/>
        </w:rPr>
      </w:pPr>
    </w:p>
    <w:p w14:paraId="3EE2E6D4" w14:textId="66240874" w:rsidR="0042713F" w:rsidRDefault="0042713F" w:rsidP="0030005E">
      <w:pPr>
        <w:tabs>
          <w:tab w:val="left" w:pos="288"/>
        </w:tabs>
        <w:spacing w:after="120"/>
        <w:jc w:val="left"/>
        <w:rPr>
          <w:rFonts w:eastAsia="Times New Roman"/>
          <w:color w:val="000000" w:themeColor="text1"/>
          <w:lang w:val="en-GB"/>
        </w:rPr>
      </w:pPr>
    </w:p>
    <w:p w14:paraId="14F18015" w14:textId="66240874" w:rsidR="0042713F" w:rsidRDefault="0042713F" w:rsidP="0030005E">
      <w:pPr>
        <w:tabs>
          <w:tab w:val="left" w:pos="288"/>
        </w:tabs>
        <w:spacing w:after="120"/>
        <w:jc w:val="left"/>
        <w:rPr>
          <w:rFonts w:eastAsia="Times New Roman"/>
          <w:color w:val="000000" w:themeColor="text1"/>
          <w:lang w:val="en-GB"/>
        </w:rPr>
      </w:pPr>
    </w:p>
    <w:p w14:paraId="08B8A061" w14:textId="66240874" w:rsidR="0042713F" w:rsidRDefault="0042713F" w:rsidP="0030005E">
      <w:pPr>
        <w:tabs>
          <w:tab w:val="left" w:pos="288"/>
        </w:tabs>
        <w:spacing w:after="120"/>
        <w:jc w:val="left"/>
        <w:rPr>
          <w:rFonts w:eastAsia="Times New Roman"/>
          <w:color w:val="000000" w:themeColor="text1"/>
          <w:lang w:val="en-GB"/>
        </w:rPr>
      </w:pPr>
    </w:p>
    <w:p w14:paraId="05BFED85" w14:textId="66240874" w:rsidR="0042713F" w:rsidRDefault="0042713F" w:rsidP="0030005E">
      <w:pPr>
        <w:tabs>
          <w:tab w:val="left" w:pos="288"/>
        </w:tabs>
        <w:spacing w:after="120"/>
        <w:jc w:val="left"/>
        <w:rPr>
          <w:rFonts w:eastAsia="Times New Roman"/>
          <w:color w:val="000000" w:themeColor="text1"/>
          <w:lang w:val="en-GB"/>
        </w:rPr>
      </w:pPr>
    </w:p>
    <w:p w14:paraId="5553DDE7" w14:textId="66240874" w:rsidR="0042713F" w:rsidRDefault="0042713F" w:rsidP="0030005E">
      <w:pPr>
        <w:tabs>
          <w:tab w:val="left" w:pos="288"/>
        </w:tabs>
        <w:spacing w:after="120"/>
        <w:jc w:val="left"/>
        <w:rPr>
          <w:rFonts w:eastAsia="Times New Roman"/>
          <w:color w:val="000000" w:themeColor="text1"/>
          <w:lang w:val="en-GB"/>
        </w:rPr>
      </w:pPr>
    </w:p>
    <w:p w14:paraId="61CD2656" w14:textId="77777777" w:rsidR="00180BFC" w:rsidRDefault="00180BFC">
      <w:pPr>
        <w:jc w:val="left"/>
        <w:rPr>
          <w:rFonts w:eastAsia="Times New Roman"/>
          <w:color w:val="000000" w:themeColor="text1"/>
          <w:lang w:val="en-GB"/>
        </w:rPr>
      </w:pPr>
      <w:r>
        <w:rPr>
          <w:rFonts w:eastAsia="Times New Roman"/>
          <w:color w:val="000000" w:themeColor="text1"/>
          <w:lang w:val="en-GB"/>
        </w:rPr>
        <w:br w:type="page"/>
      </w:r>
    </w:p>
    <w:p w14:paraId="0271B8C9" w14:textId="75651129" w:rsidR="00571416" w:rsidRDefault="00571416" w:rsidP="0030005E">
      <w:pPr>
        <w:tabs>
          <w:tab w:val="left" w:pos="288"/>
        </w:tabs>
        <w:spacing w:after="120"/>
        <w:jc w:val="left"/>
        <w:rPr>
          <w:rFonts w:eastAsia="Times New Roman"/>
          <w:color w:val="000000" w:themeColor="text1"/>
          <w:lang w:val="en-GB"/>
        </w:rPr>
      </w:pPr>
      <w:r>
        <w:rPr>
          <w:rFonts w:eastAsia="Times New Roman"/>
          <w:color w:val="000000" w:themeColor="text1"/>
          <w:lang w:val="en-GB"/>
        </w:rPr>
        <w:lastRenderedPageBreak/>
        <w:t>MODEL 9</w:t>
      </w:r>
    </w:p>
    <w:p w14:paraId="77E584E1" w14:textId="7EEA6B18" w:rsidR="001B6CB8" w:rsidRPr="00A90B2C" w:rsidRDefault="00330FAC" w:rsidP="001B630F">
      <w:pPr>
        <w:tabs>
          <w:tab w:val="left" w:pos="288"/>
        </w:tabs>
        <w:spacing w:after="120"/>
        <w:ind w:left="540"/>
        <w:rPr>
          <w:rFonts w:eastAsia="Times New Roman"/>
          <w:color w:val="000000" w:themeColor="text1"/>
          <w:lang w:val="en-GB"/>
        </w:rPr>
      </w:pPr>
      <w:r>
        <w:rPr>
          <w:rFonts w:eastAsia="Times New Roman"/>
          <w:noProof/>
          <w:color w:val="000000" w:themeColor="text1"/>
          <w:lang w:val="en-GB"/>
        </w:rPr>
        <mc:AlternateContent>
          <mc:Choice Requires="wpg">
            <w:drawing>
              <wp:anchor distT="0" distB="0" distL="114300" distR="114300" simplePos="0" relativeHeight="251658249" behindDoc="1" locked="0" layoutInCell="1" allowOverlap="1" wp14:anchorId="1AD4CEBA" wp14:editId="177A1F05">
                <wp:simplePos x="0" y="0"/>
                <wp:positionH relativeFrom="column">
                  <wp:posOffset>123190</wp:posOffset>
                </wp:positionH>
                <wp:positionV relativeFrom="paragraph">
                  <wp:posOffset>112004</wp:posOffset>
                </wp:positionV>
                <wp:extent cx="3080460" cy="2252487"/>
                <wp:effectExtent l="0" t="0" r="5715" b="0"/>
                <wp:wrapNone/>
                <wp:docPr id="15" name="Grup 15"/>
                <wp:cNvGraphicFramePr/>
                <a:graphic xmlns:a="http://schemas.openxmlformats.org/drawingml/2006/main">
                  <a:graphicData uri="http://schemas.microsoft.com/office/word/2010/wordprocessingGroup">
                    <wpg:wgp>
                      <wpg:cNvGrpSpPr/>
                      <wpg:grpSpPr>
                        <a:xfrm>
                          <a:off x="0" y="0"/>
                          <a:ext cx="3080460" cy="2252487"/>
                          <a:chOff x="0" y="0"/>
                          <a:chExt cx="3080460" cy="2252487"/>
                        </a:xfrm>
                      </wpg:grpSpPr>
                      <pic:pic xmlns:pic="http://schemas.openxmlformats.org/drawingml/2006/picture">
                        <pic:nvPicPr>
                          <pic:cNvPr id="11" name="Picture 11" descr="Chart, line chart&#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5680" y="0"/>
                            <a:ext cx="1558925" cy="781050"/>
                          </a:xfrm>
                          <a:prstGeom prst="rect">
                            <a:avLst/>
                          </a:prstGeom>
                        </pic:spPr>
                      </pic:pic>
                      <pic:pic xmlns:pic="http://schemas.openxmlformats.org/drawingml/2006/picture">
                        <pic:nvPicPr>
                          <pic:cNvPr id="13" name="Picture 13" descr="Chart, line chart, histogram&#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1715210" y="0"/>
                            <a:ext cx="1365250" cy="1276985"/>
                          </a:xfrm>
                          <a:prstGeom prst="rect">
                            <a:avLst/>
                          </a:prstGeom>
                        </pic:spPr>
                      </pic:pic>
                      <pic:pic xmlns:pic="http://schemas.openxmlformats.org/drawingml/2006/picture">
                        <pic:nvPicPr>
                          <pic:cNvPr id="14" name="Picture 14" descr="Chart, treemap chart&#10;&#10;Description automatically generated"/>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891682"/>
                            <a:ext cx="1494155" cy="1360805"/>
                          </a:xfrm>
                          <a:prstGeom prst="rect">
                            <a:avLst/>
                          </a:prstGeom>
                        </pic:spPr>
                      </pic:pic>
                    </wpg:wgp>
                  </a:graphicData>
                </a:graphic>
              </wp:anchor>
            </w:drawing>
          </mc:Choice>
          <mc:Fallback>
            <w:pict>
              <v:group w14:anchorId="10ABCF00" id="Grup 15" o:spid="_x0000_s1026" style="position:absolute;margin-left:9.7pt;margin-top:8.8pt;width:242.55pt;height:177.35pt;z-index:-251658231" coordsize="30804,2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">
                <v:shape id="Picture 11" o:spid="_x0000_s1027" type="#_x0000_t75" alt="Chart, line chart&#10;&#10;Description automatically generated" style="position:absolute;left:56;width:1559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">
                  <v:imagedata r:id="rId74" o:title="Chart, line chart&#10;&#10;Description automatically generated"/>
                </v:shape>
                <v:shape id="Picture 13" o:spid="_x0000_s1028" type="#_x0000_t75" alt="Chart, line chart, histogram&#10;&#10;Description automatically generated" style="position:absolute;left:17152;width:13652;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">
                  <v:imagedata r:id="rId75" o:title="Chart, line chart, histogram&#10;&#10;Description automatically generated"/>
                </v:shape>
                <v:shape id="Picture 14" o:spid="_x0000_s1029" type="#_x0000_t75" alt="Chart, treemap chart&#10;&#10;Description automatically generated" style="position:absolute;top:8916;width:14941;height:13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">
                  <v:imagedata r:id="rId76" o:title="Chart, treemap chart&#10;&#10;Description automatically generated"/>
                </v:shape>
              </v:group>
            </w:pict>
          </mc:Fallback>
        </mc:AlternateContent>
      </w:r>
    </w:p>
    <w:p w14:paraId="48007CC8" w14:textId="5B7180AF" w:rsidR="00571416" w:rsidRDefault="00571416" w:rsidP="006E1EA5">
      <w:pPr>
        <w:tabs>
          <w:tab w:val="left" w:pos="288"/>
        </w:tabs>
        <w:spacing w:after="120"/>
        <w:ind w:left="540"/>
        <w:jc w:val="both"/>
        <w:rPr>
          <w:rFonts w:eastAsia="Times New Roman"/>
          <w:color w:val="000000" w:themeColor="text1"/>
          <w:lang w:val="en-GB"/>
        </w:rPr>
      </w:pPr>
    </w:p>
    <w:p w14:paraId="3DCD140A" w14:textId="3C123C1A" w:rsidR="00571416" w:rsidRDefault="00571416" w:rsidP="0030005E">
      <w:pPr>
        <w:tabs>
          <w:tab w:val="left" w:pos="288"/>
        </w:tabs>
        <w:spacing w:after="120"/>
        <w:jc w:val="both"/>
        <w:rPr>
          <w:rFonts w:eastAsia="Times New Roman"/>
          <w:color w:val="000000" w:themeColor="text1"/>
          <w:lang w:val="en-GB"/>
        </w:rPr>
      </w:pPr>
    </w:p>
    <w:p w14:paraId="0547BA51" w14:textId="1DDDBB8B" w:rsidR="006E1EA5" w:rsidRPr="00A90B2C" w:rsidRDefault="006E1EA5" w:rsidP="006E1EA5">
      <w:pPr>
        <w:tabs>
          <w:tab w:val="left" w:pos="288"/>
        </w:tabs>
        <w:spacing w:after="120"/>
        <w:ind w:left="540"/>
        <w:jc w:val="both"/>
        <w:rPr>
          <w:rFonts w:eastAsia="Times New Roman"/>
          <w:color w:val="000000" w:themeColor="text1"/>
          <w:lang w:val="en-GB"/>
        </w:rPr>
      </w:pPr>
    </w:p>
    <w:p w14:paraId="789D33BC" w14:textId="594CD600" w:rsidR="00571416" w:rsidRDefault="00571416" w:rsidP="006E1EA5">
      <w:pPr>
        <w:tabs>
          <w:tab w:val="left" w:pos="288"/>
        </w:tabs>
        <w:spacing w:after="120"/>
        <w:ind w:left="540"/>
        <w:jc w:val="both"/>
        <w:rPr>
          <w:rFonts w:eastAsia="Times New Roman"/>
          <w:color w:val="000000" w:themeColor="text1"/>
          <w:lang w:val="en-GB"/>
        </w:rPr>
      </w:pPr>
    </w:p>
    <w:p w14:paraId="3646DE2B" w14:textId="77777777" w:rsidR="007D7D0F" w:rsidRDefault="007D7D0F" w:rsidP="00223986">
      <w:pPr>
        <w:tabs>
          <w:tab w:val="left" w:pos="288"/>
        </w:tabs>
        <w:spacing w:after="120"/>
        <w:ind w:left="540"/>
        <w:rPr>
          <w:rFonts w:eastAsia="Times New Roman"/>
          <w:color w:val="000000" w:themeColor="text1"/>
          <w:lang w:val="en-GB"/>
        </w:rPr>
      </w:pPr>
    </w:p>
    <w:p w14:paraId="7E815E71" w14:textId="77777777" w:rsidR="00B873D8" w:rsidRDefault="00B873D8" w:rsidP="00223986">
      <w:pPr>
        <w:tabs>
          <w:tab w:val="left" w:pos="288"/>
        </w:tabs>
        <w:spacing w:after="120"/>
        <w:ind w:left="540"/>
        <w:rPr>
          <w:rFonts w:eastAsia="Times New Roman"/>
          <w:color w:val="000000" w:themeColor="text1"/>
          <w:lang w:val="en-GB"/>
        </w:rPr>
      </w:pPr>
    </w:p>
    <w:p w14:paraId="51C06652" w14:textId="77777777" w:rsidR="00B873D8" w:rsidRDefault="00B873D8" w:rsidP="00223986">
      <w:pPr>
        <w:tabs>
          <w:tab w:val="left" w:pos="288"/>
        </w:tabs>
        <w:spacing w:after="120"/>
        <w:ind w:left="540"/>
        <w:rPr>
          <w:rFonts w:eastAsia="Times New Roman"/>
          <w:color w:val="000000" w:themeColor="text1"/>
          <w:lang w:val="en-GB"/>
        </w:rPr>
      </w:pPr>
    </w:p>
    <w:p w14:paraId="04D3B3C9" w14:textId="77777777" w:rsidR="00B873D8" w:rsidRDefault="00B873D8" w:rsidP="00223986">
      <w:pPr>
        <w:tabs>
          <w:tab w:val="left" w:pos="288"/>
        </w:tabs>
        <w:spacing w:after="120"/>
        <w:ind w:left="540"/>
        <w:rPr>
          <w:rFonts w:eastAsia="Times New Roman"/>
          <w:color w:val="000000" w:themeColor="text1"/>
          <w:lang w:val="en-GB"/>
        </w:rPr>
      </w:pPr>
    </w:p>
    <w:p w14:paraId="4C2F8DA1" w14:textId="77777777" w:rsidR="00223986" w:rsidRDefault="00223986" w:rsidP="00223986">
      <w:pPr>
        <w:tabs>
          <w:tab w:val="left" w:pos="288"/>
        </w:tabs>
        <w:spacing w:after="120"/>
        <w:ind w:left="540"/>
        <w:rPr>
          <w:rFonts w:eastAsia="Times New Roman"/>
          <w:color w:val="000000" w:themeColor="text1"/>
          <w:lang w:val="en-GB"/>
        </w:rPr>
      </w:pPr>
    </w:p>
    <w:p w14:paraId="1E4E6B9B" w14:textId="77777777" w:rsidR="00330FAC" w:rsidRDefault="00330FAC" w:rsidP="00223986">
      <w:pPr>
        <w:tabs>
          <w:tab w:val="left" w:pos="288"/>
        </w:tabs>
        <w:spacing w:after="120"/>
        <w:ind w:left="540"/>
        <w:rPr>
          <w:rFonts w:eastAsia="Times New Roman"/>
          <w:color w:val="000000" w:themeColor="text1"/>
          <w:lang w:val="en-GB"/>
        </w:rPr>
      </w:pPr>
    </w:p>
    <w:p w14:paraId="4EA20343" w14:textId="4182E4E9" w:rsidR="00223986" w:rsidRDefault="00223986" w:rsidP="008F5C76">
      <w:pPr>
        <w:tabs>
          <w:tab w:val="left" w:pos="288"/>
        </w:tabs>
        <w:spacing w:after="120"/>
        <w:ind w:left="426" w:right="188"/>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15</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9</w:t>
      </w:r>
    </w:p>
    <w:p w14:paraId="533F966C" w14:textId="77777777" w:rsidR="000F449A" w:rsidRDefault="000F449A" w:rsidP="00D209C9">
      <w:pPr>
        <w:spacing w:after="120"/>
        <w:jc w:val="left"/>
      </w:pPr>
    </w:p>
    <w:p w14:paraId="6493CFF1" w14:textId="19597254" w:rsidR="00D209C9" w:rsidRDefault="00D209C9" w:rsidP="00D209C9">
      <w:pPr>
        <w:spacing w:after="120"/>
        <w:jc w:val="left"/>
      </w:pPr>
      <w:r>
        <w:t>MODEL 10</w:t>
      </w:r>
    </w:p>
    <w:p w14:paraId="0823E328" w14:textId="1783C83A" w:rsidR="0058483E" w:rsidRDefault="0015032C" w:rsidP="00D209C9">
      <w:pPr>
        <w:spacing w:after="120"/>
        <w:jc w:val="left"/>
      </w:pPr>
      <w:r>
        <w:rPr>
          <w:noProof/>
        </w:rPr>
        <mc:AlternateContent>
          <mc:Choice Requires="wpg">
            <w:drawing>
              <wp:anchor distT="0" distB="0" distL="114300" distR="114300" simplePos="0" relativeHeight="251658251" behindDoc="0" locked="0" layoutInCell="1" allowOverlap="1" wp14:anchorId="2588BB66" wp14:editId="131C54DF">
                <wp:simplePos x="0" y="0"/>
                <wp:positionH relativeFrom="column">
                  <wp:posOffset>123093</wp:posOffset>
                </wp:positionH>
                <wp:positionV relativeFrom="paragraph">
                  <wp:posOffset>199048</wp:posOffset>
                </wp:positionV>
                <wp:extent cx="2988945" cy="2294255"/>
                <wp:effectExtent l="0" t="0" r="1905" b="0"/>
                <wp:wrapNone/>
                <wp:docPr id="37" name="Grup 37"/>
                <wp:cNvGraphicFramePr/>
                <a:graphic xmlns:a="http://schemas.openxmlformats.org/drawingml/2006/main">
                  <a:graphicData uri="http://schemas.microsoft.com/office/word/2010/wordprocessingGroup">
                    <wpg:wgp>
                      <wpg:cNvGrpSpPr/>
                      <wpg:grpSpPr>
                        <a:xfrm>
                          <a:off x="0" y="0"/>
                          <a:ext cx="2988945" cy="2294255"/>
                          <a:chOff x="0" y="0"/>
                          <a:chExt cx="2858965" cy="1995610"/>
                        </a:xfrm>
                      </wpg:grpSpPr>
                      <pic:pic xmlns:pic="http://schemas.openxmlformats.org/drawingml/2006/picture">
                        <pic:nvPicPr>
                          <pic:cNvPr id="19" name="Picture 19" descr="Chart, line chart&#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67485" cy="738505"/>
                          </a:xfrm>
                          <a:prstGeom prst="rect">
                            <a:avLst/>
                          </a:prstGeom>
                        </pic:spPr>
                      </pic:pic>
                      <pic:pic xmlns:pic="http://schemas.openxmlformats.org/drawingml/2006/picture">
                        <pic:nvPicPr>
                          <pic:cNvPr id="20" name="Picture 20" descr="Chart, histogram&#10;&#10;Description automatically generated"/>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582615" y="17585"/>
                            <a:ext cx="1276350" cy="1236345"/>
                          </a:xfrm>
                          <a:prstGeom prst="rect">
                            <a:avLst/>
                          </a:prstGeom>
                        </pic:spPr>
                      </pic:pic>
                      <pic:pic xmlns:pic="http://schemas.openxmlformats.org/drawingml/2006/picture">
                        <pic:nvPicPr>
                          <pic:cNvPr id="21" name="Picture 21" descr="Chart, treemap chart&#10;&#10;Description automatically generated"/>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8792" y="817685"/>
                            <a:ext cx="1290320" cy="1177925"/>
                          </a:xfrm>
                          <a:prstGeom prst="rect">
                            <a:avLst/>
                          </a:prstGeom>
                        </pic:spPr>
                      </pic:pic>
                    </wpg:wgp>
                  </a:graphicData>
                </a:graphic>
              </wp:anchor>
            </w:drawing>
          </mc:Choice>
          <mc:Fallback>
            <w:pict>
              <v:group w14:anchorId="67DA73E1" id="Grup 37" o:spid="_x0000_s1026" style="position:absolute;margin-left:9.7pt;margin-top:15.65pt;width:235.35pt;height:180.65pt;z-index:251658251" coordsize="28589,1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">
                <v:shape id="Picture 19" o:spid="_x0000_s1027" type="#_x0000_t75" alt="Chart, line chart&#10;&#10;Description automatically generated" style="position:absolute;width:14674;height:7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">
                  <v:imagedata r:id="rId80" o:title="Chart, line chart&#10;&#10;Description automatically generated"/>
                </v:shape>
                <v:shape id="Picture 20" o:spid="_x0000_s1028" type="#_x0000_t75" alt="Chart, histogram&#10;&#10;Description automatically generated" style="position:absolute;left:15826;top:175;width:12763;height:1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">
                  <v:imagedata r:id="rId81" o:title="Chart, histogram&#10;&#10;Description automatically generated"/>
                </v:shape>
                <v:shape id="Picture 21" o:spid="_x0000_s1029" type="#_x0000_t75" alt="Chart, treemap chart&#10;&#10;Description automatically generated" style="position:absolute;left:87;top:8176;width:12904;height:1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">
                  <v:imagedata r:id="rId82" o:title="Chart, treemap chart&#10;&#10;Description automatically generated"/>
                </v:shape>
              </v:group>
            </w:pict>
          </mc:Fallback>
        </mc:AlternateContent>
      </w:r>
    </w:p>
    <w:p w14:paraId="794DBCE9" w14:textId="338D00B1" w:rsidR="00D209C9" w:rsidRDefault="00D209C9" w:rsidP="00D209C9">
      <w:pPr>
        <w:spacing w:after="120"/>
        <w:jc w:val="left"/>
      </w:pPr>
    </w:p>
    <w:p w14:paraId="5A9DEDE1" w14:textId="77777777" w:rsidR="00FB0E9A" w:rsidRDefault="00FB0E9A" w:rsidP="00FA2681">
      <w:pPr>
        <w:spacing w:after="120"/>
        <w:jc w:val="both"/>
      </w:pPr>
    </w:p>
    <w:p w14:paraId="7553228E" w14:textId="59C8DC62" w:rsidR="0058483E" w:rsidRDefault="0058483E">
      <w:pPr>
        <w:jc w:val="left"/>
      </w:pPr>
    </w:p>
    <w:p w14:paraId="226E019D" w14:textId="39CC45B5" w:rsidR="00BE627B" w:rsidRDefault="00BE627B">
      <w:pPr>
        <w:jc w:val="left"/>
      </w:pPr>
    </w:p>
    <w:p w14:paraId="06B4FB4A" w14:textId="77777777" w:rsidR="0058483E" w:rsidRDefault="0058483E">
      <w:pPr>
        <w:jc w:val="left"/>
      </w:pPr>
    </w:p>
    <w:p w14:paraId="21FD8644" w14:textId="77777777" w:rsidR="0058483E" w:rsidRDefault="0058483E">
      <w:pPr>
        <w:jc w:val="left"/>
      </w:pPr>
    </w:p>
    <w:p w14:paraId="32F5C9CF" w14:textId="77777777" w:rsidR="0058483E" w:rsidRDefault="0058483E">
      <w:pPr>
        <w:jc w:val="left"/>
      </w:pPr>
    </w:p>
    <w:p w14:paraId="6A7E3C10" w14:textId="77777777" w:rsidR="0058483E" w:rsidRDefault="0058483E">
      <w:pPr>
        <w:jc w:val="left"/>
      </w:pPr>
    </w:p>
    <w:p w14:paraId="4B975C1C" w14:textId="77777777" w:rsidR="0058483E" w:rsidRDefault="0058483E">
      <w:pPr>
        <w:jc w:val="left"/>
      </w:pPr>
    </w:p>
    <w:p w14:paraId="33936ABB" w14:textId="77777777" w:rsidR="0058483E" w:rsidRDefault="0058483E">
      <w:pPr>
        <w:jc w:val="left"/>
      </w:pPr>
    </w:p>
    <w:p w14:paraId="71C215C2" w14:textId="77777777" w:rsidR="0058483E" w:rsidRDefault="0058483E">
      <w:pPr>
        <w:jc w:val="left"/>
      </w:pPr>
    </w:p>
    <w:p w14:paraId="7B6409F5" w14:textId="66240874" w:rsidR="0058483E" w:rsidRDefault="0058483E">
      <w:pPr>
        <w:jc w:val="left"/>
      </w:pPr>
    </w:p>
    <w:p w14:paraId="4616DC51" w14:textId="66240874" w:rsidR="0015032C" w:rsidRDefault="0015032C" w:rsidP="0058483E">
      <w:pPr>
        <w:tabs>
          <w:tab w:val="left" w:pos="288"/>
        </w:tabs>
        <w:spacing w:after="120"/>
        <w:ind w:left="540"/>
        <w:rPr>
          <w:rFonts w:eastAsia="Times New Roman"/>
          <w:color w:val="000000" w:themeColor="text1"/>
          <w:lang w:val="en-GB"/>
        </w:rPr>
      </w:pPr>
    </w:p>
    <w:p w14:paraId="356823C1" w14:textId="66240874" w:rsidR="0015032C" w:rsidRDefault="0015032C" w:rsidP="0058483E">
      <w:pPr>
        <w:tabs>
          <w:tab w:val="left" w:pos="288"/>
        </w:tabs>
        <w:spacing w:after="120"/>
        <w:ind w:left="540"/>
        <w:rPr>
          <w:rFonts w:eastAsia="Times New Roman"/>
          <w:color w:val="000000" w:themeColor="text1"/>
          <w:lang w:val="en-GB"/>
        </w:rPr>
      </w:pPr>
    </w:p>
    <w:p w14:paraId="745D4EB1" w14:textId="6E2421E4" w:rsidR="0058483E" w:rsidRDefault="0058483E" w:rsidP="000F04FA">
      <w:pPr>
        <w:tabs>
          <w:tab w:val="left" w:pos="288"/>
        </w:tabs>
        <w:spacing w:after="120"/>
        <w:ind w:left="426" w:right="188"/>
        <w:rPr>
          <w:rFonts w:eastAsia="Times New Roman"/>
          <w:color w:val="000000" w:themeColor="text1"/>
          <w:lang w:val="en-GB"/>
        </w:rPr>
      </w:pPr>
      <w:r w:rsidRPr="5EFFE447">
        <w:rPr>
          <w:rFonts w:eastAsia="Times New Roman"/>
          <w:color w:val="000000" w:themeColor="text1"/>
          <w:lang w:val="en-GB"/>
        </w:rPr>
        <w:t>Figure (</w:t>
      </w:r>
      <w:r>
        <w:rPr>
          <w:rFonts w:eastAsia="Times New Roman"/>
          <w:color w:val="000000" w:themeColor="text1"/>
          <w:lang w:val="en-GB"/>
        </w:rPr>
        <w:t>16</w:t>
      </w:r>
      <w:r w:rsidRPr="5EFFE447">
        <w:rPr>
          <w:rFonts w:eastAsia="Times New Roman"/>
          <w:color w:val="000000" w:themeColor="text1"/>
          <w:lang w:val="en-GB"/>
        </w:rPr>
        <w:t xml:space="preserve">). </w:t>
      </w:r>
      <w:r>
        <w:rPr>
          <w:rFonts w:eastAsia="Times New Roman"/>
          <w:color w:val="000000" w:themeColor="text1"/>
          <w:lang w:val="en-GB"/>
        </w:rPr>
        <w:t>Learning curve, model accuracy, model loss, and confusion matrix plot of model type 10</w:t>
      </w:r>
    </w:p>
    <w:p w14:paraId="40BE1A12" w14:textId="77777777" w:rsidR="006A5F9F" w:rsidRDefault="006A5F9F" w:rsidP="000F04FA">
      <w:pPr>
        <w:tabs>
          <w:tab w:val="left" w:pos="288"/>
        </w:tabs>
        <w:spacing w:after="120"/>
        <w:ind w:left="426" w:right="188"/>
        <w:rPr>
          <w:rFonts w:eastAsia="Times New Roman"/>
          <w:color w:val="000000" w:themeColor="text1"/>
          <w:lang w:val="en-GB"/>
        </w:rPr>
      </w:pPr>
    </w:p>
    <w:p w14:paraId="600F2A90" w14:textId="493C1E94" w:rsidR="007D7D0F" w:rsidRDefault="00D06502" w:rsidP="0059502E">
      <w:pPr>
        <w:spacing w:after="240"/>
        <w:ind w:firstLine="360"/>
        <w:jc w:val="both"/>
      </w:pPr>
      <w:r w:rsidRPr="00D06502">
        <w:t>Based on this experiment, we can see that batch size can affect the accuracy of a model.</w:t>
      </w:r>
      <w:r w:rsidR="00612DF0">
        <w:t xml:space="preserve"> </w:t>
      </w:r>
      <w:r w:rsidR="00612DF0" w:rsidRPr="00612DF0">
        <w:t>Batch size is one of the most important hyperparameters to suit a deep learning system.</w:t>
      </w:r>
      <w:r w:rsidR="008B70AF">
        <w:t xml:space="preserve"> </w:t>
      </w:r>
      <w:r w:rsidR="00FA2681" w:rsidRPr="00FA2681">
        <w:t>It should be noted</w:t>
      </w:r>
      <w:r w:rsidR="008B70AF" w:rsidRPr="008B70AF">
        <w:t xml:space="preserve"> that the larger the batch size will produce </w:t>
      </w:r>
      <w:r w:rsidR="00FA2681">
        <w:t>bad</w:t>
      </w:r>
      <w:r w:rsidR="008B70AF" w:rsidRPr="008B70AF">
        <w:t xml:space="preserve"> results.</w:t>
      </w:r>
      <w:r w:rsidR="00BC3ADB">
        <w:t xml:space="preserve"> </w:t>
      </w:r>
      <w:r w:rsidR="00BC3ADB" w:rsidRPr="00BC3ADB">
        <w:t>For example, models 1, 2, and 3</w:t>
      </w:r>
      <w:r w:rsidR="00357BEC">
        <w:t>,</w:t>
      </w:r>
      <w:r w:rsidR="003E47F9" w:rsidRPr="003E47F9">
        <w:t xml:space="preserve"> use the same optimizer, namely </w:t>
      </w:r>
      <w:proofErr w:type="spellStart"/>
      <w:r w:rsidR="003E47F9" w:rsidRPr="003E47F9">
        <w:t>Adadelta</w:t>
      </w:r>
      <w:proofErr w:type="spellEnd"/>
      <w:r w:rsidR="001E6DAA">
        <w:t>,</w:t>
      </w:r>
      <w:r w:rsidR="003E47F9" w:rsidRPr="003E47F9">
        <w:t xml:space="preserve"> and the same learning rate of 0.001. What distinguishes the three of them is the batch size. Model 1 uses a batch size of 32, model 2 uses a batch size of 16, and model 3 uses a batch size of 10.</w:t>
      </w:r>
      <w:r w:rsidR="0050179E">
        <w:t xml:space="preserve"> </w:t>
      </w:r>
      <w:r w:rsidR="0050179E" w:rsidRPr="0050179E">
        <w:t>The resulting accuracy increases as the batch size decreases.</w:t>
      </w:r>
    </w:p>
    <w:p w14:paraId="3CC29FB9" w14:textId="362A7299" w:rsidR="00984BF0" w:rsidRDefault="00327263" w:rsidP="0059502E">
      <w:pPr>
        <w:spacing w:after="240"/>
        <w:ind w:firstLine="360"/>
        <w:jc w:val="both"/>
      </w:pPr>
      <w:r>
        <w:t>Next</w:t>
      </w:r>
      <w:r w:rsidR="00367BA0" w:rsidRPr="00367BA0">
        <w:t xml:space="preserve">, </w:t>
      </w:r>
      <w:r w:rsidR="004807DC">
        <w:t xml:space="preserve">the proposed architecture tries </w:t>
      </w:r>
      <w:r w:rsidR="00367BA0" w:rsidRPr="00367BA0">
        <w:t xml:space="preserve">two </w:t>
      </w:r>
      <w:r w:rsidR="004807DC">
        <w:t xml:space="preserve">types of </w:t>
      </w:r>
      <w:r w:rsidR="00367BA0" w:rsidRPr="00367BA0">
        <w:t xml:space="preserve">optimizers. The first optimizer is </w:t>
      </w:r>
      <w:proofErr w:type="spellStart"/>
      <w:r w:rsidR="00367BA0" w:rsidRPr="00367BA0">
        <w:t>Adadelta</w:t>
      </w:r>
      <w:proofErr w:type="spellEnd"/>
      <w:r w:rsidR="00367BA0" w:rsidRPr="00367BA0">
        <w:t xml:space="preserve"> and the second is </w:t>
      </w:r>
      <w:r w:rsidR="001E6DAA">
        <w:t xml:space="preserve">the </w:t>
      </w:r>
      <w:r w:rsidR="00367BA0" w:rsidRPr="00367BA0">
        <w:t xml:space="preserve">Adam optimizer. For example, in model 3 </w:t>
      </w:r>
      <w:r w:rsidR="004807DC">
        <w:t xml:space="preserve">that </w:t>
      </w:r>
      <w:r w:rsidR="002F6727">
        <w:t xml:space="preserve">use </w:t>
      </w:r>
      <w:r w:rsidR="00367BA0" w:rsidRPr="00367BA0">
        <w:t xml:space="preserve">the </w:t>
      </w:r>
      <w:proofErr w:type="spellStart"/>
      <w:r w:rsidR="00367BA0" w:rsidRPr="00367BA0">
        <w:t>Adadelta</w:t>
      </w:r>
      <w:proofErr w:type="spellEnd"/>
      <w:r w:rsidR="00367BA0" w:rsidRPr="00367BA0">
        <w:t xml:space="preserve"> optimizer, and in model 4 </w:t>
      </w:r>
      <w:r w:rsidR="00345BCC">
        <w:t>that</w:t>
      </w:r>
      <w:r w:rsidR="002F6727">
        <w:t xml:space="preserve"> use</w:t>
      </w:r>
      <w:r w:rsidR="00DF79C2">
        <w:t xml:space="preserve"> </w:t>
      </w:r>
      <w:r w:rsidR="00367BA0" w:rsidRPr="00367BA0">
        <w:t>the</w:t>
      </w:r>
      <w:r w:rsidR="00AE4470">
        <w:t xml:space="preserve"> </w:t>
      </w:r>
      <w:r w:rsidR="00367BA0" w:rsidRPr="00367BA0">
        <w:t>Adam optimizer</w:t>
      </w:r>
      <w:r w:rsidR="005B4962">
        <w:t xml:space="preserve"> with </w:t>
      </w:r>
      <w:r w:rsidR="001E6DAA">
        <w:t xml:space="preserve">the </w:t>
      </w:r>
      <w:r w:rsidR="005B4962">
        <w:t>same learning rate</w:t>
      </w:r>
      <w:r w:rsidR="00DC37C2">
        <w:t>,</w:t>
      </w:r>
      <w:r w:rsidR="005B4962">
        <w:t xml:space="preserve"> </w:t>
      </w:r>
      <w:r w:rsidR="00B9022C">
        <w:t>which is 0.001</w:t>
      </w:r>
      <w:r w:rsidR="001E6DAA">
        <w:t>,</w:t>
      </w:r>
      <w:r w:rsidR="00B9022C">
        <w:t xml:space="preserve"> and </w:t>
      </w:r>
      <w:r w:rsidR="001E6DAA">
        <w:t xml:space="preserve">the </w:t>
      </w:r>
      <w:r w:rsidR="00B9022C">
        <w:t>same batch size which is 10</w:t>
      </w:r>
      <w:r w:rsidR="00367BA0" w:rsidRPr="00367BA0">
        <w:t>.</w:t>
      </w:r>
      <w:r>
        <w:t xml:space="preserve"> </w:t>
      </w:r>
      <w:r w:rsidR="00CD5CA4">
        <w:t xml:space="preserve">The experimental result shows that </w:t>
      </w:r>
      <w:r w:rsidR="001E6DAA">
        <w:t xml:space="preserve">the </w:t>
      </w:r>
      <w:r w:rsidR="00CD5CA4">
        <w:t xml:space="preserve">model with </w:t>
      </w:r>
      <w:r w:rsidR="001E6DAA">
        <w:t xml:space="preserve">the </w:t>
      </w:r>
      <w:r w:rsidR="00CD5CA4">
        <w:t xml:space="preserve">Adam optimizer </w:t>
      </w:r>
      <w:r w:rsidR="000F248B">
        <w:t>ha</w:t>
      </w:r>
      <w:r w:rsidR="001E6DAA">
        <w:t>s</w:t>
      </w:r>
      <w:r w:rsidR="000F248B">
        <w:t xml:space="preserve"> better accuracy than </w:t>
      </w:r>
      <w:r w:rsidR="001E6DAA">
        <w:t xml:space="preserve">a </w:t>
      </w:r>
      <w:r w:rsidR="000F248B">
        <w:t xml:space="preserve">model with </w:t>
      </w:r>
      <w:proofErr w:type="spellStart"/>
      <w:r w:rsidR="000F248B">
        <w:t>Adadelta</w:t>
      </w:r>
      <w:proofErr w:type="spellEnd"/>
      <w:r w:rsidR="000F248B">
        <w:t xml:space="preserve"> optimizer. </w:t>
      </w:r>
      <w:r w:rsidR="00345BCC">
        <w:t xml:space="preserve">However, for the model 3 with </w:t>
      </w:r>
      <w:proofErr w:type="spellStart"/>
      <w:r w:rsidR="00345BCC">
        <w:t>Adadelta</w:t>
      </w:r>
      <w:proofErr w:type="spellEnd"/>
      <w:r w:rsidR="00345BCC">
        <w:t xml:space="preserve"> optimizer, the plots of learning curve, model accuracy, and model loss </w:t>
      </w:r>
      <w:r w:rsidR="00B6233A">
        <w:t xml:space="preserve">are showing more stable </w:t>
      </w:r>
      <w:r w:rsidR="0078085B">
        <w:t xml:space="preserve">plots rather than in model 4 that uses Adam optimizer. </w:t>
      </w:r>
      <w:r w:rsidR="002C38D7">
        <w:t xml:space="preserve">The stable accuracy plot indicates </w:t>
      </w:r>
      <w:r w:rsidR="0035659D">
        <w:t xml:space="preserve">that the training is quite good, not underfitting or overfitting. The stable model loss plot represents that the used learning rate is good. </w:t>
      </w:r>
      <w:r w:rsidR="005F0BBB">
        <w:t xml:space="preserve">The confusion matrix of model 3 also shows more balanced value in the False Positive and True Negative cells, while in model 4, the value of False Positive is much bigger than the </w:t>
      </w:r>
      <w:r w:rsidR="009568A7">
        <w:t>value of True Negative,</w:t>
      </w:r>
      <w:r w:rsidR="00B32170">
        <w:t xml:space="preserve"> </w:t>
      </w:r>
      <w:r w:rsidR="009568A7">
        <w:t xml:space="preserve">which implies that this model </w:t>
      </w:r>
      <w:r w:rsidR="00315446">
        <w:t xml:space="preserve">will </w:t>
      </w:r>
      <w:r w:rsidR="00834539">
        <w:t>do more misdiagnose people that actually IDC(-) but are mislabeled as IDC(+).</w:t>
      </w:r>
    </w:p>
    <w:p w14:paraId="50EA4DD6" w14:textId="204A952E" w:rsidR="00984BF0" w:rsidRDefault="004A7654" w:rsidP="0059502E">
      <w:pPr>
        <w:spacing w:after="240"/>
        <w:ind w:firstLine="360"/>
        <w:jc w:val="both"/>
      </w:pPr>
      <w:r>
        <w:t xml:space="preserve">The </w:t>
      </w:r>
      <w:r w:rsidR="001F7C46">
        <w:t xml:space="preserve">exploration has also done by varying the </w:t>
      </w:r>
      <w:r w:rsidR="002E2B63" w:rsidRPr="002E2B63">
        <w:t>learning rate</w:t>
      </w:r>
      <w:r w:rsidR="001F7C46">
        <w:t xml:space="preserve"> values</w:t>
      </w:r>
      <w:r w:rsidR="002E2B63" w:rsidRPr="002E2B63">
        <w:t xml:space="preserve">. There are </w:t>
      </w:r>
      <w:r w:rsidR="008B4E3B">
        <w:t>6</w:t>
      </w:r>
      <w:r w:rsidR="002E2B63" w:rsidRPr="002E2B63">
        <w:t xml:space="preserve"> different learning rates</w:t>
      </w:r>
      <w:r w:rsidR="001F7C46">
        <w:t xml:space="preserve"> that were tested</w:t>
      </w:r>
      <w:r w:rsidR="002E2B63" w:rsidRPr="002E2B63">
        <w:t>,</w:t>
      </w:r>
      <w:r w:rsidR="001F7C46">
        <w:t xml:space="preserve"> which are</w:t>
      </w:r>
      <w:r w:rsidR="002E2B63" w:rsidRPr="002E2B63">
        <w:t xml:space="preserve"> 0.</w:t>
      </w:r>
      <w:r w:rsidR="008B4E3B">
        <w:t xml:space="preserve">0003, 0.0005, </w:t>
      </w:r>
      <w:r w:rsidR="002E2B63" w:rsidRPr="002E2B63">
        <w:t>0.0007, 0.001, 0.003, and 0.005. In models 4, 5</w:t>
      </w:r>
      <w:r w:rsidR="006A5C23">
        <w:t>,</w:t>
      </w:r>
      <w:r w:rsidR="002E2B63" w:rsidRPr="002E2B63">
        <w:t xml:space="preserve"> 8</w:t>
      </w:r>
      <w:r w:rsidR="008B4E3B">
        <w:t xml:space="preserve">, 9, </w:t>
      </w:r>
      <w:r w:rsidR="002E2B63" w:rsidRPr="002E2B63">
        <w:t xml:space="preserve">and </w:t>
      </w:r>
      <w:r w:rsidR="008B4E3B">
        <w:t>10</w:t>
      </w:r>
      <w:r w:rsidR="002E2B63" w:rsidRPr="002E2B63">
        <w:t xml:space="preserve">, all three use the Adam optimizer and batch size 10, the difference between them is the learning rate. In model 4, </w:t>
      </w:r>
      <w:r w:rsidR="00094F60">
        <w:t>using</w:t>
      </w:r>
      <w:r w:rsidR="00094F60" w:rsidRPr="002E050F">
        <w:t xml:space="preserve"> </w:t>
      </w:r>
      <w:r w:rsidR="002E2B63" w:rsidRPr="002E2B63">
        <w:t>a medium learning rate of 0.001. In model 5</w:t>
      </w:r>
      <w:r w:rsidR="00C812E7">
        <w:t>,</w:t>
      </w:r>
      <w:r w:rsidR="002E2B63" w:rsidRPr="002E2B63">
        <w:t xml:space="preserve"> </w:t>
      </w:r>
      <w:r w:rsidR="00094F60">
        <w:t>using</w:t>
      </w:r>
      <w:r w:rsidR="00094F60" w:rsidRPr="002E050F">
        <w:t xml:space="preserve"> </w:t>
      </w:r>
      <w:r w:rsidR="002E2B63" w:rsidRPr="002E2B63">
        <w:t xml:space="preserve">a </w:t>
      </w:r>
      <w:r w:rsidR="00136C7E">
        <w:t xml:space="preserve">too </w:t>
      </w:r>
      <w:r w:rsidR="002E2B63" w:rsidRPr="002E2B63">
        <w:t xml:space="preserve">large learning rate of 0.005. </w:t>
      </w:r>
      <w:r w:rsidR="007609BC">
        <w:t>I</w:t>
      </w:r>
      <w:r w:rsidR="002E2B63" w:rsidRPr="002E2B63">
        <w:t xml:space="preserve">n model 8 </w:t>
      </w:r>
      <w:r w:rsidR="00094F60">
        <w:t>using</w:t>
      </w:r>
      <w:r w:rsidR="00094F60" w:rsidRPr="002E050F">
        <w:t xml:space="preserve"> </w:t>
      </w:r>
      <w:r w:rsidR="002E2B63" w:rsidRPr="002E2B63">
        <w:t xml:space="preserve">a learning rate of 0.0007. </w:t>
      </w:r>
      <w:r w:rsidR="0083435D">
        <w:t xml:space="preserve">In model 9 using a learning rate of 0.0005. While in model 10 using </w:t>
      </w:r>
      <w:r w:rsidR="00D42EB3">
        <w:t>the</w:t>
      </w:r>
      <w:r w:rsidR="001B58E6">
        <w:t xml:space="preserve"> smallest learning rate of 0.0003.</w:t>
      </w:r>
      <w:r w:rsidR="002E2B63" w:rsidRPr="002E2B63">
        <w:t xml:space="preserve"> From the comparison of the </w:t>
      </w:r>
      <w:r w:rsidR="001B58E6">
        <w:t>five</w:t>
      </w:r>
      <w:r w:rsidR="002E2B63" w:rsidRPr="002E2B63">
        <w:t xml:space="preserve"> models, model </w:t>
      </w:r>
      <w:r w:rsidR="001B58E6">
        <w:t>9</w:t>
      </w:r>
      <w:r w:rsidR="002E2B63" w:rsidRPr="002E2B63">
        <w:t xml:space="preserve"> gets the best accuracy results. </w:t>
      </w:r>
      <w:r w:rsidR="001250AD" w:rsidRPr="001250AD">
        <w:t xml:space="preserve">We can see that </w:t>
      </w:r>
      <w:r w:rsidR="00AF0C1F">
        <w:t xml:space="preserve">for Adam optimizer, </w:t>
      </w:r>
      <w:r w:rsidR="001250AD" w:rsidRPr="001250AD">
        <w:t>the smaller the learning rate, the greater the accuracy, and vice versa.</w:t>
      </w:r>
      <w:r w:rsidR="004A7222">
        <w:t xml:space="preserve"> </w:t>
      </w:r>
      <w:r w:rsidR="00A64D63">
        <w:t>You</w:t>
      </w:r>
      <w:r w:rsidR="00A64D63" w:rsidRPr="00A64D63">
        <w:t xml:space="preserve"> should not use a learning rate that is too small as seen in model 10, because it will reduce the accuracy value.</w:t>
      </w:r>
      <w:r w:rsidR="00A64D63">
        <w:t xml:space="preserve"> </w:t>
      </w:r>
      <w:r w:rsidR="006C5909" w:rsidRPr="006C5909">
        <w:t xml:space="preserve">However, when using the </w:t>
      </w:r>
      <w:proofErr w:type="spellStart"/>
      <w:r w:rsidR="006C5909" w:rsidRPr="006C5909">
        <w:t>Adadelta</w:t>
      </w:r>
      <w:proofErr w:type="spellEnd"/>
      <w:r w:rsidR="006C5909" w:rsidRPr="006C5909">
        <w:t xml:space="preserve"> optimizer on models 3, 6, and 7 with the same batch size of 10 and varying learning rates, there is a significant difference between the </w:t>
      </w:r>
      <w:proofErr w:type="spellStart"/>
      <w:r w:rsidR="006C5909" w:rsidRPr="006C5909">
        <w:t>Adadelta</w:t>
      </w:r>
      <w:proofErr w:type="spellEnd"/>
      <w:r w:rsidR="006C5909" w:rsidRPr="006C5909">
        <w:t xml:space="preserve"> and Adam optimizers. It can be seen in model 3, using a learning rate of 0.001. In model 6, using a learning rate of 0.005. And model 7 uses a learning rate of 0.003. From the comparison of the three models, model 6 with a learning rate of 0.005 gets the best accuracy. For the use of the </w:t>
      </w:r>
      <w:proofErr w:type="spellStart"/>
      <w:r w:rsidR="006C5909" w:rsidRPr="006C5909">
        <w:t>Adadelta</w:t>
      </w:r>
      <w:proofErr w:type="spellEnd"/>
      <w:r w:rsidR="006C5909" w:rsidRPr="006C5909">
        <w:t xml:space="preserve"> optimizer, the greater the learning rate used, the better the accuracy obtained. This is of course inversely proportional to the Adam optimizer</w:t>
      </w:r>
      <w:r w:rsidR="00845474">
        <w:t xml:space="preserve">, </w:t>
      </w:r>
      <w:r w:rsidR="00845474" w:rsidRPr="00845474">
        <w:t>where</w:t>
      </w:r>
      <w:r w:rsidR="00845474">
        <w:t xml:space="preserve"> </w:t>
      </w:r>
      <w:r w:rsidR="00B2201B">
        <w:t xml:space="preserve">the model is getting better when the learning rate value of </w:t>
      </w:r>
      <w:r w:rsidR="00845474" w:rsidRPr="00845474">
        <w:t xml:space="preserve">model 6 is increased and model </w:t>
      </w:r>
      <w:r w:rsidR="005C62A4">
        <w:t>9</w:t>
      </w:r>
      <w:r w:rsidR="00845474" w:rsidRPr="00845474">
        <w:t xml:space="preserve"> is </w:t>
      </w:r>
      <w:r w:rsidR="00B2201B">
        <w:t>decreased</w:t>
      </w:r>
      <w:r w:rsidR="00957442">
        <w:t>.</w:t>
      </w:r>
    </w:p>
    <w:p w14:paraId="250D8F18" w14:textId="608DCB39" w:rsidR="00C1256A" w:rsidRDefault="00EB327E" w:rsidP="0059502E">
      <w:pPr>
        <w:spacing w:after="240"/>
        <w:ind w:firstLine="360"/>
        <w:jc w:val="both"/>
      </w:pPr>
      <w:r>
        <w:t>From the exploration</w:t>
      </w:r>
      <w:r w:rsidR="00F55E2E">
        <w:t>s</w:t>
      </w:r>
      <w:r>
        <w:t xml:space="preserve"> and explanation</w:t>
      </w:r>
      <w:r w:rsidR="00F55E2E">
        <w:t>s</w:t>
      </w:r>
      <w:r>
        <w:t xml:space="preserve"> above, </w:t>
      </w:r>
      <w:r w:rsidR="00D312A1">
        <w:t xml:space="preserve">also considering the most acceptable </w:t>
      </w:r>
      <w:r w:rsidR="00A332BB">
        <w:t xml:space="preserve">model, then the model </w:t>
      </w:r>
      <w:r w:rsidR="0075289F">
        <w:t>9</w:t>
      </w:r>
      <w:r w:rsidR="00A332BB">
        <w:t xml:space="preserve"> is chosen. </w:t>
      </w:r>
      <w:r w:rsidR="0048085F">
        <w:t xml:space="preserve">The </w:t>
      </w:r>
      <w:r w:rsidR="00DA6D39">
        <w:t>m</w:t>
      </w:r>
      <w:r w:rsidR="00DA6D39" w:rsidRPr="00DA6D39">
        <w:t xml:space="preserve">odel </w:t>
      </w:r>
      <w:r w:rsidR="0075289F">
        <w:t>9</w:t>
      </w:r>
      <w:r w:rsidR="00DA6D39" w:rsidRPr="00DA6D39">
        <w:t xml:space="preserve"> with Adam Optimizer, learning rate 0.000</w:t>
      </w:r>
      <w:r w:rsidR="0075289F">
        <w:t>5</w:t>
      </w:r>
      <w:r w:rsidR="00DA6D39" w:rsidRPr="00DA6D39">
        <w:t xml:space="preserve">, batch size 10, and </w:t>
      </w:r>
      <w:r w:rsidR="002103F5">
        <w:t>the</w:t>
      </w:r>
      <w:r w:rsidR="00DA6D39" w:rsidRPr="00DA6D39">
        <w:t xml:space="preserve"> epoch</w:t>
      </w:r>
      <w:r w:rsidR="002103F5">
        <w:t xml:space="preserve"> </w:t>
      </w:r>
      <w:r w:rsidR="00DA6D39" w:rsidRPr="00DA6D39">
        <w:t xml:space="preserve">that stops at </w:t>
      </w:r>
      <w:r w:rsidR="002103F5">
        <w:t xml:space="preserve">the value of </w:t>
      </w:r>
      <w:r w:rsidR="0075289F">
        <w:t>30</w:t>
      </w:r>
      <w:r w:rsidR="00DA6D39" w:rsidRPr="00DA6D39">
        <w:t>, has resulted an accuracy of 8</w:t>
      </w:r>
      <w:r w:rsidR="009B35C3">
        <w:t>6.70</w:t>
      </w:r>
      <w:r w:rsidR="00DA6D39" w:rsidRPr="00DA6D39">
        <w:t xml:space="preserve">%, with a balanced precision, recall, and f1 score </w:t>
      </w:r>
      <w:r w:rsidR="001A75EB">
        <w:t xml:space="preserve">value </w:t>
      </w:r>
      <w:r w:rsidR="00DA6D39" w:rsidRPr="00DA6D39">
        <w:t>of 0.8</w:t>
      </w:r>
      <w:r w:rsidR="0075289F">
        <w:t>7</w:t>
      </w:r>
      <w:r w:rsidR="00DA6D39" w:rsidRPr="00DA6D39">
        <w:t>.</w:t>
      </w:r>
      <w:r w:rsidR="00085D55">
        <w:t xml:space="preserve"> </w:t>
      </w:r>
      <w:r w:rsidR="00085D55" w:rsidRPr="00085D55">
        <w:t xml:space="preserve">Although the learning curve of model </w:t>
      </w:r>
      <w:r w:rsidR="009B35C3">
        <w:t>9</w:t>
      </w:r>
      <w:r w:rsidR="00085D55" w:rsidRPr="00085D55">
        <w:t xml:space="preserve"> is more unstable than model 6</w:t>
      </w:r>
      <w:r w:rsidR="0088201C">
        <w:t xml:space="preserve"> that using </w:t>
      </w:r>
      <w:proofErr w:type="spellStart"/>
      <w:r w:rsidR="0088201C">
        <w:t>Adadelta</w:t>
      </w:r>
      <w:proofErr w:type="spellEnd"/>
      <w:r w:rsidR="0088201C">
        <w:t xml:space="preserve"> optimizer</w:t>
      </w:r>
      <w:r w:rsidR="00085D55" w:rsidRPr="00085D55">
        <w:t>,</w:t>
      </w:r>
      <w:r w:rsidR="0088201C">
        <w:t xml:space="preserve"> but</w:t>
      </w:r>
      <w:r w:rsidR="00085D55" w:rsidRPr="00085D55">
        <w:t xml:space="preserve"> </w:t>
      </w:r>
      <w:r w:rsidR="0088201C">
        <w:t xml:space="preserve">ratio of the </w:t>
      </w:r>
      <w:r w:rsidR="00085D55" w:rsidRPr="00085D55">
        <w:t xml:space="preserve">True Negative value in model </w:t>
      </w:r>
      <w:r w:rsidR="009B35C3">
        <w:t>9</w:t>
      </w:r>
      <w:r w:rsidR="00085D55" w:rsidRPr="00085D55">
        <w:t xml:space="preserve"> is </w:t>
      </w:r>
      <w:r w:rsidR="0088201C">
        <w:t xml:space="preserve">much </w:t>
      </w:r>
      <w:r w:rsidR="00085D55" w:rsidRPr="00085D55">
        <w:t>smaller than model 6, so that diagnostic errors where patients who should be positive</w:t>
      </w:r>
      <w:r w:rsidR="00746D2E">
        <w:t xml:space="preserve"> cancer</w:t>
      </w:r>
      <w:r w:rsidR="00085D55" w:rsidRPr="00085D55">
        <w:t xml:space="preserve"> but are declared negative </w:t>
      </w:r>
      <w:r w:rsidR="00746D2E">
        <w:t xml:space="preserve">cancer </w:t>
      </w:r>
      <w:r w:rsidR="00085D55" w:rsidRPr="00085D55">
        <w:t>can be minimized.</w:t>
      </w:r>
    </w:p>
    <w:p w14:paraId="00B398AE" w14:textId="1AE7BC20" w:rsidR="00D553C5" w:rsidRDefault="00762B1D" w:rsidP="00CA1CD9">
      <w:pPr>
        <w:spacing w:after="120"/>
        <w:ind w:firstLine="360"/>
        <w:jc w:val="both"/>
      </w:pPr>
      <w:r w:rsidRPr="00762B1D">
        <w:t xml:space="preserve">In this study, we realize that there are still some shortcomings, such as the type of dataset that is generated randomly so that every time all code is run from scratch, the dataset that will be processed also changes. Then the number of datasets that we had to limit was only up to 40000 histopathological images due to the limited memory </w:t>
      </w:r>
      <w:r w:rsidRPr="00762B1D">
        <w:lastRenderedPageBreak/>
        <w:t>specification of 12 GB which was used when this research was conducted.</w:t>
      </w:r>
    </w:p>
    <w:p w14:paraId="7F0F790B" w14:textId="77777777" w:rsidR="00AF314E" w:rsidRDefault="00AF314E" w:rsidP="00AF314E">
      <w:pPr>
        <w:spacing w:after="120"/>
        <w:jc w:val="both"/>
      </w:pPr>
    </w:p>
    <w:p w14:paraId="1FA425EE" w14:textId="0CC8B69D" w:rsidR="20D2716A" w:rsidRDefault="20D2716A" w:rsidP="008B0E04">
      <w:pPr>
        <w:pStyle w:val="Heading1"/>
        <w:numPr>
          <w:ilvl w:val="0"/>
          <w:numId w:val="56"/>
        </w:numPr>
        <w:spacing w:before="0" w:after="120"/>
        <w:pPrChange w:id="95" w:author="ANGELIA" w:date="2021-05-23T13:04:00Z">
          <w:pPr>
            <w:pStyle w:val="Heading5"/>
          </w:pPr>
        </w:pPrChange>
      </w:pPr>
      <w:r>
        <w:t>Conclusion</w:t>
      </w:r>
    </w:p>
    <w:p w14:paraId="299F74A0" w14:textId="0B0456E8" w:rsidR="5EFFE447" w:rsidRDefault="00007ED9" w:rsidP="00C0417B">
      <w:pPr>
        <w:spacing w:after="120"/>
        <w:ind w:firstLine="360"/>
        <w:jc w:val="both"/>
      </w:pPr>
      <w:r w:rsidRPr="00007ED9">
        <w:rPr>
          <w:noProof/>
        </w:rPr>
        <w:t>Breast cancer detection is a challenging problem as it is the most popular and known to be dangerous. Breast cancer develops every year and is less likely to recover from this disease.</w:t>
      </w:r>
      <w:r w:rsidR="003578B7">
        <w:rPr>
          <w:noProof/>
        </w:rPr>
        <w:t xml:space="preserve"> </w:t>
      </w:r>
      <w:r w:rsidR="003578B7" w:rsidRPr="003578B7">
        <w:rPr>
          <w:noProof/>
        </w:rPr>
        <w:t>We try to detect the presence of breast cancer on histopathological images so that breast cancer patients can be treated immediately when detected.</w:t>
      </w:r>
      <w:r w:rsidR="00F84889" w:rsidRPr="00F84889">
        <w:t xml:space="preserve"> </w:t>
      </w:r>
      <w:r w:rsidR="00F84889" w:rsidRPr="00F84889">
        <w:rPr>
          <w:noProof/>
        </w:rPr>
        <w:t>For this reason, we created a breast cancer detection model using the Convolutional Neural Network (CNN) method.</w:t>
      </w:r>
      <w:r w:rsidR="00EC2005">
        <w:rPr>
          <w:noProof/>
        </w:rPr>
        <w:t xml:space="preserve"> </w:t>
      </w:r>
      <w:r w:rsidR="00EC2005" w:rsidRPr="00EC2005">
        <w:rPr>
          <w:noProof/>
        </w:rPr>
        <w:t>The use of this CNN method in the detection of breast cancer produces quite good results.</w:t>
      </w:r>
      <w:r w:rsidR="007F26B8">
        <w:rPr>
          <w:noProof/>
        </w:rPr>
        <w:t xml:space="preserve"> </w:t>
      </w:r>
      <w:r w:rsidR="00A844D4" w:rsidRPr="00A844D4">
        <w:rPr>
          <w:noProof/>
        </w:rPr>
        <w:t>We also did some experiments to find out which one works better by varying the existing hyperparameters.</w:t>
      </w:r>
      <w:r w:rsidR="007F26B8">
        <w:rPr>
          <w:noProof/>
        </w:rPr>
        <w:t xml:space="preserve"> </w:t>
      </w:r>
      <w:r w:rsidR="007F26B8" w:rsidRPr="007F26B8">
        <w:rPr>
          <w:noProof/>
        </w:rPr>
        <w:t>The highest accuracy result that we achieved with this method was 8</w:t>
      </w:r>
      <w:r w:rsidR="00AB3571">
        <w:rPr>
          <w:noProof/>
        </w:rPr>
        <w:t>6.70</w:t>
      </w:r>
      <w:r w:rsidR="007F26B8" w:rsidRPr="007F26B8">
        <w:rPr>
          <w:noProof/>
        </w:rPr>
        <w:t>% using the Adam optimizer along with a learning rate of 0.000</w:t>
      </w:r>
      <w:r w:rsidR="00AB3571">
        <w:rPr>
          <w:noProof/>
        </w:rPr>
        <w:t>5</w:t>
      </w:r>
      <w:r w:rsidR="007F26B8" w:rsidRPr="007F26B8">
        <w:rPr>
          <w:noProof/>
        </w:rPr>
        <w:t xml:space="preserve">, batch size 10, and also epoch 500 which was affected by early stopping at epoch </w:t>
      </w:r>
      <w:r w:rsidR="00642A3B">
        <w:rPr>
          <w:noProof/>
        </w:rPr>
        <w:t>30</w:t>
      </w:r>
      <w:r w:rsidR="007F26B8" w:rsidRPr="007F26B8">
        <w:rPr>
          <w:noProof/>
        </w:rPr>
        <w:t>.</w:t>
      </w:r>
      <w:r w:rsidR="000C2F51">
        <w:rPr>
          <w:noProof/>
        </w:rPr>
        <w:t xml:space="preserve"> However, there are still some </w:t>
      </w:r>
      <w:r w:rsidR="00B21C9F">
        <w:rPr>
          <w:noProof/>
        </w:rPr>
        <w:t xml:space="preserve">shortcomings in this study, </w:t>
      </w:r>
      <w:r w:rsidR="00463668">
        <w:rPr>
          <w:noProof/>
        </w:rPr>
        <w:t xml:space="preserve">which </w:t>
      </w:r>
      <w:r w:rsidR="00463668" w:rsidRPr="00463668">
        <w:rPr>
          <w:noProof/>
        </w:rPr>
        <w:t>are the inconsistent dataset when all code is rerun and the limited number of datasets processed due to memory limitation.</w:t>
      </w:r>
    </w:p>
    <w:p w14:paraId="036AF141" w14:textId="77777777" w:rsidR="00642A3B" w:rsidRDefault="00642A3B" w:rsidP="00C0417B">
      <w:pPr>
        <w:spacing w:after="120"/>
        <w:ind w:firstLine="360"/>
        <w:jc w:val="both"/>
      </w:pPr>
    </w:p>
    <w:p w14:paraId="77EA845B" w14:textId="77777777" w:rsidR="009303D9" w:rsidRDefault="009303D9" w:rsidP="008B0E04">
      <w:pPr>
        <w:pStyle w:val="Heading5"/>
        <w:spacing w:before="0" w:after="120"/>
      </w:pPr>
      <w:r>
        <w:t>References</w:t>
      </w:r>
    </w:p>
    <w:p w14:paraId="6CA7B96A" w14:textId="31715654" w:rsidR="3BC337F7" w:rsidRDefault="3BC337F7" w:rsidP="008B0E04">
      <w:pPr>
        <w:pStyle w:val="references"/>
        <w:spacing w:after="120" w:line="240" w:lineRule="auto"/>
        <w:ind w:left="354" w:hanging="354"/>
        <w:rPr>
          <w:rFonts w:eastAsia="Times New Roman"/>
        </w:rPr>
      </w:pPr>
      <w:r w:rsidRPr="5EFFE447">
        <w:rPr>
          <w:color w:val="000000" w:themeColor="text1"/>
        </w:rPr>
        <w:t xml:space="preserve">Shiva Shankar, R., Murthy, K. V. S., &amp; Someswara Rao, C. (2020). Breast Cancer Disease Prediction With Recurrent Neural Networks (RNN). International Journal of Industrial Engineering &amp; Production Research, 31(3), 379-386. </w:t>
      </w:r>
      <w:hyperlink r:id="rId83">
        <w:r w:rsidRPr="5EFFE447">
          <w:rPr>
            <w:rStyle w:val="Hyperlink"/>
            <w:rFonts w:eastAsia="Times New Roman"/>
          </w:rPr>
          <w:t>http://ijiepr.iust.ac.ir/files/site1/user_files_2hops2/appaji-A-10-1605-1-2d84cb2.pdf</w:t>
        </w:r>
      </w:hyperlink>
    </w:p>
    <w:p w14:paraId="0A91650A" w14:textId="1175BF0E" w:rsidR="3BC337F7" w:rsidRDefault="3BC337F7" w:rsidP="008B0E04">
      <w:pPr>
        <w:pStyle w:val="references"/>
        <w:spacing w:after="120" w:line="240" w:lineRule="auto"/>
        <w:ind w:left="354" w:hanging="354"/>
        <w:rPr>
          <w:rFonts w:eastAsia="Times New Roman"/>
        </w:rPr>
      </w:pPr>
      <w:r w:rsidRPr="5EFFE447">
        <w:t xml:space="preserve">Collignon, J., Lousberg, L., Schroeder, H., &amp; Jerusalem, G. (2016). Triple-negative breast cancer: treatment challenges and solutions. Breast Cancer: Targets and Therapy, 8, 93. </w:t>
      </w:r>
      <w:hyperlink r:id="rId84">
        <w:r w:rsidRPr="5EFFE447">
          <w:rPr>
            <w:rStyle w:val="Hyperlink"/>
          </w:rPr>
          <w:t>https://www.ncbi.nlm.nih.gov/pmc/articles/PMC4881925/</w:t>
        </w:r>
      </w:hyperlink>
    </w:p>
    <w:p w14:paraId="3D218AF8" w14:textId="49D46532" w:rsidR="29E08698" w:rsidRDefault="29E08698" w:rsidP="008B0E04">
      <w:pPr>
        <w:pStyle w:val="references"/>
        <w:spacing w:after="120" w:line="240" w:lineRule="auto"/>
        <w:ind w:left="354" w:hanging="354"/>
        <w:rPr>
          <w:rFonts w:eastAsia="Times New Roman"/>
        </w:rPr>
      </w:pPr>
      <w:r w:rsidRPr="5EFFE447">
        <w:t xml:space="preserve">Ali, E. E. E., &amp; Feng, W. Z. (2016). Breast cancer classification using support vector machine and neural network. International Journal of Science and Research, 5(3), 1-6. </w:t>
      </w:r>
      <w:hyperlink r:id="rId85">
        <w:r w:rsidRPr="5EFFE447">
          <w:rPr>
            <w:rStyle w:val="Hyperlink"/>
          </w:rPr>
          <w:t>https://pdfs.semanticscholar.org/1b3a/5a698ec834043eb850edf1daa0ebb47cc14a.pdf</w:t>
        </w:r>
      </w:hyperlink>
    </w:p>
    <w:p w14:paraId="24AA4DDC" w14:textId="6D22069B" w:rsidR="29E08698" w:rsidRDefault="29E08698" w:rsidP="008B0E04">
      <w:pPr>
        <w:pStyle w:val="references"/>
        <w:spacing w:after="120" w:line="240" w:lineRule="auto"/>
        <w:ind w:left="354" w:hanging="354"/>
        <w:rPr>
          <w:rFonts w:eastAsia="Times New Roman"/>
        </w:rPr>
      </w:pPr>
      <w:r w:rsidRPr="5EFFE447">
        <w:t xml:space="preserve">DeSantis, C. E., Ma, J., Gaudet, M. M., Newman, L. A., Miller, K. D., Goding Sauer, A., ... &amp; Siegel, R. L. (2019). Breast cancer statistics, 2019. CA: a cancer journal for clinicians, 69(6), 438-451. </w:t>
      </w:r>
      <w:hyperlink r:id="rId86">
        <w:r w:rsidRPr="5EFFE447">
          <w:rPr>
            <w:rStyle w:val="Hyperlink"/>
          </w:rPr>
          <w:t>https://acsjournals.onlinelibrary.wiley.com/doi/full/10.3322/caac.21583?fbclid=IwAR3lclBZrF3EvvOgE-v9JIPdSyLzijq5XvbNZGDkvmrCDF7iqnZG2SfSQJ</w:t>
        </w:r>
      </w:hyperlink>
    </w:p>
    <w:p w14:paraId="07097892" w14:textId="2B4FF35C" w:rsidR="29E08698" w:rsidRDefault="29E08698" w:rsidP="008B0E04">
      <w:pPr>
        <w:pStyle w:val="references"/>
        <w:spacing w:after="120" w:line="240" w:lineRule="auto"/>
        <w:ind w:left="354" w:hanging="354"/>
        <w:rPr>
          <w:rFonts w:eastAsia="Times New Roman"/>
        </w:rPr>
      </w:pPr>
      <w:r w:rsidRPr="5EFFE447">
        <w:t xml:space="preserve">Mardela, A. P., Maneewat, K., &amp; Sangchan, H. (2017). Breast cancer awareness among Indonesian women at moderate‐to‐high risk. Nursing &amp; health sciences, 19(3), 301-306.  </w:t>
      </w:r>
      <w:hyperlink r:id="rId87">
        <w:r w:rsidRPr="5EFFE447">
          <w:rPr>
            <w:rStyle w:val="Hyperlink"/>
          </w:rPr>
          <w:t>https://onlinelibrary.wiley.com/doi/pdfdirect/10.1111/nhs.12345</w:t>
        </w:r>
      </w:hyperlink>
    </w:p>
    <w:p w14:paraId="766D73D0" w14:textId="65530C1F" w:rsidR="29E08698" w:rsidRDefault="29E08698" w:rsidP="008B0E04">
      <w:pPr>
        <w:pStyle w:val="references"/>
        <w:spacing w:after="120" w:line="240" w:lineRule="auto"/>
        <w:ind w:left="354" w:hanging="354"/>
        <w:rPr>
          <w:rFonts w:eastAsia="Times New Roman"/>
        </w:rPr>
      </w:pPr>
      <w:r w:rsidRPr="5EFFE447">
        <w:t xml:space="preserve">Stathonikos, N., Nguyen, T. Q., Spoto, C. P., Verdaasdonk, M. A., &amp; van Diest, P. J. (2019). Being fully digital: perspective of a Dutch academic pathology laboratory. Histopathology, 75(5), 621-635. </w:t>
      </w:r>
      <w:hyperlink r:id="rId88">
        <w:r w:rsidRPr="5EFFE447">
          <w:rPr>
            <w:rStyle w:val="Hyperlink"/>
          </w:rPr>
          <w:t>https://onlinelibrary.wiley.com/doi/pdfdirect/10.1111/his.13953</w:t>
        </w:r>
      </w:hyperlink>
    </w:p>
    <w:p w14:paraId="05870A5F" w14:textId="1D15E5F9" w:rsidR="29E08698" w:rsidRDefault="29E08698" w:rsidP="008B0E04">
      <w:pPr>
        <w:pStyle w:val="references"/>
        <w:spacing w:after="120" w:line="240" w:lineRule="auto"/>
        <w:ind w:left="354" w:hanging="354"/>
        <w:rPr>
          <w:rFonts w:eastAsia="Times New Roman"/>
        </w:rPr>
      </w:pPr>
      <w:r w:rsidRPr="5EFFE447">
        <w:t xml:space="preserve">Ha, R., Mutasa, S., Karcich, J., Gupta, N., Van Sant, E. P., Nemer, J., ... &amp; Jambawalikar, S. (2019). Predicting breast cancer molecular subtype with MRI dataset utilizing convolutional neural network algorithm. Journal of digital imaging, 32(2), 276-282. </w:t>
      </w:r>
      <w:hyperlink r:id="rId89">
        <w:r w:rsidRPr="5EFFE447">
          <w:rPr>
            <w:rStyle w:val="Hyperlink"/>
          </w:rPr>
          <w:t>https://www.ncbi.nlm.nih.gov/pmc/articles/PMC6456631/</w:t>
        </w:r>
      </w:hyperlink>
    </w:p>
    <w:p w14:paraId="0E0C2D60" w14:textId="3EE95C12" w:rsidR="29E08698" w:rsidRDefault="29E08698" w:rsidP="008B0E04">
      <w:pPr>
        <w:pStyle w:val="references"/>
        <w:spacing w:after="120" w:line="240" w:lineRule="auto"/>
        <w:ind w:left="354" w:hanging="354"/>
        <w:rPr>
          <w:rFonts w:eastAsia="Times New Roman"/>
        </w:rPr>
      </w:pPr>
      <w:r w:rsidRPr="5EFFE447">
        <w:t xml:space="preserve">Chen, M., Zhang, B., Topatana, W., Cao, J., Zhu, H., Juengpanich, S., ... &amp; Cai, X. (2020). Classification and mutation prediction based on histopathology H&amp;E images in liver cancer using deep learning. NPJ precision oncology, 4(1), 1-7. </w:t>
      </w:r>
      <w:hyperlink r:id="rId90">
        <w:r w:rsidRPr="5EFFE447">
          <w:rPr>
            <w:rStyle w:val="Hyperlink"/>
          </w:rPr>
          <w:t>https://www.nature.com/articles/s41698-020-0120-3</w:t>
        </w:r>
      </w:hyperlink>
    </w:p>
    <w:p w14:paraId="3FA936C9" w14:textId="54F05EC0" w:rsidR="00B200D3" w:rsidRDefault="00B200D3" w:rsidP="008B0E04">
      <w:pPr>
        <w:pStyle w:val="references"/>
        <w:spacing w:after="120" w:line="240" w:lineRule="auto"/>
      </w:pPr>
      <w:r>
        <w:t xml:space="preserve">Ruder, S. (2016, November 26). </w:t>
      </w:r>
      <w:r>
        <w:rPr>
          <w:i/>
          <w:iCs/>
        </w:rPr>
        <w:t>Optimization for Deep Learning</w:t>
      </w:r>
      <w:r>
        <w:t xml:space="preserve">. Optimization for Deep Learning. </w:t>
      </w:r>
      <w:hyperlink r:id="rId91">
        <w:r w:rsidRPr="29741E8A">
          <w:rPr>
            <w:rStyle w:val="Hyperlink"/>
          </w:rPr>
          <w:t>https://www.slideshare.net/SebastianRuder/optimization-for-deep-learning</w:t>
        </w:r>
      </w:hyperlink>
      <w:r>
        <w:t xml:space="preserve"> </w:t>
      </w:r>
    </w:p>
    <w:p w14:paraId="33485753" w14:textId="04FA0FE1" w:rsidR="00254FB1" w:rsidRDefault="00983555" w:rsidP="00254FB1">
      <w:pPr>
        <w:pStyle w:val="references"/>
        <w:spacing w:after="120" w:line="240" w:lineRule="auto"/>
      </w:pPr>
      <w:r>
        <w:t>Karpathy</w:t>
      </w:r>
      <w:r w:rsidR="00A415C7">
        <w:t xml:space="preserve">, A. </w:t>
      </w:r>
      <w:r w:rsidR="006C4F79">
        <w:t xml:space="preserve">(). </w:t>
      </w:r>
      <w:r w:rsidR="00F14C91">
        <w:t xml:space="preserve">CS231n </w:t>
      </w:r>
      <w:r w:rsidR="00FA5FA0">
        <w:t>Convolutional Neural Network for Visual Recognition</w:t>
      </w:r>
      <w:r w:rsidR="00450DAD">
        <w:t xml:space="preserve">. </w:t>
      </w:r>
      <w:hyperlink r:id="rId92" w:history="1">
        <w:r w:rsidR="00254FB1" w:rsidRPr="004C5C6B">
          <w:rPr>
            <w:rStyle w:val="Hyperlink"/>
          </w:rPr>
          <w:t>https://cs231n.github.io/neural-networks-3/</w:t>
        </w:r>
      </w:hyperlink>
    </w:p>
    <w:p w14:paraId="2057EB96" w14:textId="77777777" w:rsidR="00254FB1" w:rsidRDefault="00254FB1" w:rsidP="00254FB1">
      <w:pPr>
        <w:pStyle w:val="references"/>
        <w:numPr>
          <w:ilvl w:val="0"/>
          <w:numId w:val="0"/>
        </w:numPr>
        <w:spacing w:after="120" w:line="240" w:lineRule="auto"/>
        <w:ind w:left="360"/>
      </w:pPr>
    </w:p>
    <w:p w14:paraId="382F85EE" w14:textId="725BEC75" w:rsidR="7E8017A9" w:rsidRDefault="7E8017A9" w:rsidP="000A6888">
      <w:pPr>
        <w:pStyle w:val="references"/>
        <w:numPr>
          <w:ilvl w:val="0"/>
          <w:numId w:val="0"/>
        </w:numPr>
        <w:spacing w:after="120" w:line="240" w:lineRule="auto"/>
      </w:pPr>
    </w:p>
    <w:p w14:paraId="1231BD40" w14:textId="54F05EC0" w:rsidR="009303D9" w:rsidRDefault="009303D9" w:rsidP="008B0E04">
      <w:pPr>
        <w:pStyle w:val="references"/>
        <w:numPr>
          <w:ilvl w:val="0"/>
          <w:numId w:val="0"/>
        </w:numPr>
        <w:spacing w:after="120" w:line="240" w:lineRule="auto"/>
        <w:ind w:left="360" w:hanging="360"/>
      </w:pPr>
    </w:p>
    <w:p w14:paraId="19360629" w14:textId="06E25FAC" w:rsidR="00836367" w:rsidRPr="00F96569" w:rsidRDefault="00836367" w:rsidP="008B0E04">
      <w:pPr>
        <w:pStyle w:val="references"/>
        <w:numPr>
          <w:ilvl w:val="0"/>
          <w:numId w:val="0"/>
        </w:numPr>
        <w:spacing w:after="120" w:line="240" w:lineRule="auto"/>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897186E" w14:textId="77777777" w:rsidR="009303D9" w:rsidRDefault="009303D9" w:rsidP="00254FB1">
      <w:pPr>
        <w:spacing w:after="120"/>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D23C7" w14:textId="77777777" w:rsidR="006A03F8" w:rsidRDefault="006A03F8" w:rsidP="001A3B3D">
      <w:r>
        <w:separator/>
      </w:r>
    </w:p>
  </w:endnote>
  <w:endnote w:type="continuationSeparator" w:id="0">
    <w:p w14:paraId="601E5943" w14:textId="77777777" w:rsidR="006A03F8" w:rsidRDefault="006A03F8" w:rsidP="001A3B3D">
      <w:r>
        <w:continuationSeparator/>
      </w:r>
    </w:p>
  </w:endnote>
  <w:endnote w:type="continuationNotice" w:id="1">
    <w:p w14:paraId="21E4876F" w14:textId="77777777" w:rsidR="006A03F8" w:rsidRDefault="006A03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7ADB2" w14:textId="77777777" w:rsidR="00A3175A" w:rsidRDefault="00A317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476AC" w14:textId="77777777" w:rsidR="00A3175A" w:rsidRDefault="00A317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A98A" w14:textId="216BAA0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502A4" w14:textId="77777777" w:rsidR="006A03F8" w:rsidRDefault="006A03F8" w:rsidP="001A3B3D">
      <w:r>
        <w:separator/>
      </w:r>
    </w:p>
  </w:footnote>
  <w:footnote w:type="continuationSeparator" w:id="0">
    <w:p w14:paraId="25B4332E" w14:textId="77777777" w:rsidR="006A03F8" w:rsidRDefault="006A03F8" w:rsidP="001A3B3D">
      <w:r>
        <w:continuationSeparator/>
      </w:r>
    </w:p>
  </w:footnote>
  <w:footnote w:type="continuationNotice" w:id="1">
    <w:p w14:paraId="0F1E157C" w14:textId="77777777" w:rsidR="006A03F8" w:rsidRDefault="006A03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CDCD" w14:textId="77777777" w:rsidR="00A3175A" w:rsidRDefault="00A317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EE7A7" w14:textId="77777777" w:rsidR="00A3175A" w:rsidRDefault="00A317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08A5B" w14:textId="77777777" w:rsidR="00A3175A" w:rsidRDefault="00A317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5018B"/>
    <w:multiLevelType w:val="hybridMultilevel"/>
    <w:tmpl w:val="FFFFFFFF"/>
    <w:lvl w:ilvl="0" w:tplc="CF76805C">
      <w:start w:val="1"/>
      <w:numFmt w:val="upperLetter"/>
      <w:lvlText w:val="%1."/>
      <w:lvlJc w:val="left"/>
      <w:pPr>
        <w:ind w:left="720" w:hanging="360"/>
      </w:pPr>
    </w:lvl>
    <w:lvl w:ilvl="1" w:tplc="D4848C14">
      <w:start w:val="1"/>
      <w:numFmt w:val="lowerLetter"/>
      <w:lvlText w:val="%2."/>
      <w:lvlJc w:val="left"/>
      <w:pPr>
        <w:ind w:left="1440" w:hanging="360"/>
      </w:pPr>
    </w:lvl>
    <w:lvl w:ilvl="2" w:tplc="606099AC">
      <w:start w:val="1"/>
      <w:numFmt w:val="lowerRoman"/>
      <w:lvlText w:val="%3."/>
      <w:lvlJc w:val="right"/>
      <w:pPr>
        <w:ind w:left="2160" w:hanging="180"/>
      </w:pPr>
    </w:lvl>
    <w:lvl w:ilvl="3" w:tplc="F25EB476">
      <w:start w:val="1"/>
      <w:numFmt w:val="decimal"/>
      <w:lvlText w:val="%4."/>
      <w:lvlJc w:val="left"/>
      <w:pPr>
        <w:ind w:left="2880" w:hanging="360"/>
      </w:pPr>
    </w:lvl>
    <w:lvl w:ilvl="4" w:tplc="AA4A6C8A">
      <w:start w:val="1"/>
      <w:numFmt w:val="lowerLetter"/>
      <w:lvlText w:val="%5."/>
      <w:lvlJc w:val="left"/>
      <w:pPr>
        <w:ind w:left="3600" w:hanging="360"/>
      </w:pPr>
    </w:lvl>
    <w:lvl w:ilvl="5" w:tplc="493E6728">
      <w:start w:val="1"/>
      <w:numFmt w:val="lowerRoman"/>
      <w:lvlText w:val="%6."/>
      <w:lvlJc w:val="right"/>
      <w:pPr>
        <w:ind w:left="4320" w:hanging="180"/>
      </w:pPr>
    </w:lvl>
    <w:lvl w:ilvl="6" w:tplc="F956F94E">
      <w:start w:val="1"/>
      <w:numFmt w:val="decimal"/>
      <w:lvlText w:val="%7."/>
      <w:lvlJc w:val="left"/>
      <w:pPr>
        <w:ind w:left="5040" w:hanging="360"/>
      </w:pPr>
    </w:lvl>
    <w:lvl w:ilvl="7" w:tplc="D486A7EC">
      <w:start w:val="1"/>
      <w:numFmt w:val="lowerLetter"/>
      <w:lvlText w:val="%8."/>
      <w:lvlJc w:val="left"/>
      <w:pPr>
        <w:ind w:left="5760" w:hanging="360"/>
      </w:pPr>
    </w:lvl>
    <w:lvl w:ilvl="8" w:tplc="AABA2A76">
      <w:start w:val="1"/>
      <w:numFmt w:val="lowerRoman"/>
      <w:lvlText w:val="%9."/>
      <w:lvlJc w:val="right"/>
      <w:pPr>
        <w:ind w:left="6480" w:hanging="180"/>
      </w:pPr>
    </w:lvl>
  </w:abstractNum>
  <w:abstractNum w:abstractNumId="12" w15:restartNumberingAfterBreak="0">
    <w:nsid w:val="02396CCB"/>
    <w:multiLevelType w:val="hybridMultilevel"/>
    <w:tmpl w:val="FFFFFFFF"/>
    <w:lvl w:ilvl="0" w:tplc="E484382C">
      <w:start w:val="1"/>
      <w:numFmt w:val="upperLetter"/>
      <w:lvlText w:val="%1."/>
      <w:lvlJc w:val="left"/>
      <w:pPr>
        <w:ind w:left="720" w:hanging="360"/>
      </w:pPr>
    </w:lvl>
    <w:lvl w:ilvl="1" w:tplc="5AD87B9E">
      <w:start w:val="1"/>
      <w:numFmt w:val="lowerLetter"/>
      <w:lvlText w:val="%2."/>
      <w:lvlJc w:val="left"/>
      <w:pPr>
        <w:ind w:left="1440" w:hanging="360"/>
      </w:pPr>
    </w:lvl>
    <w:lvl w:ilvl="2" w:tplc="E0FCB6C8">
      <w:start w:val="1"/>
      <w:numFmt w:val="lowerRoman"/>
      <w:lvlText w:val="%3."/>
      <w:lvlJc w:val="right"/>
      <w:pPr>
        <w:ind w:left="2160" w:hanging="180"/>
      </w:pPr>
    </w:lvl>
    <w:lvl w:ilvl="3" w:tplc="A66AE3C0">
      <w:start w:val="1"/>
      <w:numFmt w:val="decimal"/>
      <w:lvlText w:val="%4."/>
      <w:lvlJc w:val="left"/>
      <w:pPr>
        <w:ind w:left="2880" w:hanging="360"/>
      </w:pPr>
    </w:lvl>
    <w:lvl w:ilvl="4" w:tplc="FB0CB26A">
      <w:start w:val="1"/>
      <w:numFmt w:val="lowerLetter"/>
      <w:lvlText w:val="%5."/>
      <w:lvlJc w:val="left"/>
      <w:pPr>
        <w:ind w:left="3600" w:hanging="360"/>
      </w:pPr>
    </w:lvl>
    <w:lvl w:ilvl="5" w:tplc="43F0DE6E">
      <w:start w:val="1"/>
      <w:numFmt w:val="lowerRoman"/>
      <w:lvlText w:val="%6."/>
      <w:lvlJc w:val="right"/>
      <w:pPr>
        <w:ind w:left="4320" w:hanging="180"/>
      </w:pPr>
    </w:lvl>
    <w:lvl w:ilvl="6" w:tplc="DB222A94">
      <w:start w:val="1"/>
      <w:numFmt w:val="decimal"/>
      <w:lvlText w:val="%7."/>
      <w:lvlJc w:val="left"/>
      <w:pPr>
        <w:ind w:left="5040" w:hanging="360"/>
      </w:pPr>
    </w:lvl>
    <w:lvl w:ilvl="7" w:tplc="E76E18C4">
      <w:start w:val="1"/>
      <w:numFmt w:val="lowerLetter"/>
      <w:lvlText w:val="%8."/>
      <w:lvlJc w:val="left"/>
      <w:pPr>
        <w:ind w:left="5760" w:hanging="360"/>
      </w:pPr>
    </w:lvl>
    <w:lvl w:ilvl="8" w:tplc="6294656E">
      <w:start w:val="1"/>
      <w:numFmt w:val="lowerRoman"/>
      <w:lvlText w:val="%9."/>
      <w:lvlJc w:val="right"/>
      <w:pPr>
        <w:ind w:left="6480" w:hanging="180"/>
      </w:pPr>
    </w:lvl>
  </w:abstractNum>
  <w:abstractNum w:abstractNumId="13" w15:restartNumberingAfterBreak="0">
    <w:nsid w:val="02ED5A1C"/>
    <w:multiLevelType w:val="hybridMultilevel"/>
    <w:tmpl w:val="FFFFFFFF"/>
    <w:lvl w:ilvl="0" w:tplc="80DE4454">
      <w:start w:val="1"/>
      <w:numFmt w:val="upperLetter"/>
      <w:lvlText w:val="%1."/>
      <w:lvlJc w:val="left"/>
      <w:pPr>
        <w:ind w:left="720" w:hanging="360"/>
      </w:pPr>
    </w:lvl>
    <w:lvl w:ilvl="1" w:tplc="963AAE44">
      <w:start w:val="1"/>
      <w:numFmt w:val="lowerLetter"/>
      <w:lvlText w:val="%2."/>
      <w:lvlJc w:val="left"/>
      <w:pPr>
        <w:ind w:left="1440" w:hanging="360"/>
      </w:pPr>
    </w:lvl>
    <w:lvl w:ilvl="2" w:tplc="D59C3E90">
      <w:start w:val="1"/>
      <w:numFmt w:val="lowerRoman"/>
      <w:lvlText w:val="%3."/>
      <w:lvlJc w:val="right"/>
      <w:pPr>
        <w:ind w:left="2160" w:hanging="180"/>
      </w:pPr>
    </w:lvl>
    <w:lvl w:ilvl="3" w:tplc="98047B4E">
      <w:start w:val="1"/>
      <w:numFmt w:val="decimal"/>
      <w:lvlText w:val="%4."/>
      <w:lvlJc w:val="left"/>
      <w:pPr>
        <w:ind w:left="2880" w:hanging="360"/>
      </w:pPr>
    </w:lvl>
    <w:lvl w:ilvl="4" w:tplc="BCB4DBFC">
      <w:start w:val="1"/>
      <w:numFmt w:val="lowerLetter"/>
      <w:lvlText w:val="%5."/>
      <w:lvlJc w:val="left"/>
      <w:pPr>
        <w:ind w:left="3600" w:hanging="360"/>
      </w:pPr>
    </w:lvl>
    <w:lvl w:ilvl="5" w:tplc="029A3BC4">
      <w:start w:val="1"/>
      <w:numFmt w:val="lowerRoman"/>
      <w:lvlText w:val="%6."/>
      <w:lvlJc w:val="right"/>
      <w:pPr>
        <w:ind w:left="4320" w:hanging="180"/>
      </w:pPr>
    </w:lvl>
    <w:lvl w:ilvl="6" w:tplc="1D12988A">
      <w:start w:val="1"/>
      <w:numFmt w:val="decimal"/>
      <w:lvlText w:val="%7."/>
      <w:lvlJc w:val="left"/>
      <w:pPr>
        <w:ind w:left="5040" w:hanging="360"/>
      </w:pPr>
    </w:lvl>
    <w:lvl w:ilvl="7" w:tplc="7C52DB24">
      <w:start w:val="1"/>
      <w:numFmt w:val="lowerLetter"/>
      <w:lvlText w:val="%8."/>
      <w:lvlJc w:val="left"/>
      <w:pPr>
        <w:ind w:left="5760" w:hanging="360"/>
      </w:pPr>
    </w:lvl>
    <w:lvl w:ilvl="8" w:tplc="9D540790">
      <w:start w:val="1"/>
      <w:numFmt w:val="lowerRoman"/>
      <w:lvlText w:val="%9."/>
      <w:lvlJc w:val="right"/>
      <w:pPr>
        <w:ind w:left="6480" w:hanging="180"/>
      </w:pPr>
    </w:lvl>
  </w:abstractNum>
  <w:abstractNum w:abstractNumId="14" w15:restartNumberingAfterBreak="0">
    <w:nsid w:val="05D73027"/>
    <w:multiLevelType w:val="hybridMultilevel"/>
    <w:tmpl w:val="FFFFFFFF"/>
    <w:lvl w:ilvl="0" w:tplc="247CF946">
      <w:start w:val="1"/>
      <w:numFmt w:val="decimal"/>
      <w:lvlText w:val="[%1]"/>
      <w:lvlJc w:val="left"/>
      <w:pPr>
        <w:ind w:left="720" w:hanging="360"/>
      </w:pPr>
    </w:lvl>
    <w:lvl w:ilvl="1" w:tplc="74BE367A">
      <w:start w:val="1"/>
      <w:numFmt w:val="lowerLetter"/>
      <w:lvlText w:val="%2."/>
      <w:lvlJc w:val="left"/>
      <w:pPr>
        <w:ind w:left="1440" w:hanging="360"/>
      </w:pPr>
    </w:lvl>
    <w:lvl w:ilvl="2" w:tplc="46245170">
      <w:start w:val="1"/>
      <w:numFmt w:val="lowerRoman"/>
      <w:lvlText w:val="%3."/>
      <w:lvlJc w:val="right"/>
      <w:pPr>
        <w:ind w:left="2160" w:hanging="180"/>
      </w:pPr>
    </w:lvl>
    <w:lvl w:ilvl="3" w:tplc="95C67152">
      <w:start w:val="1"/>
      <w:numFmt w:val="decimal"/>
      <w:lvlText w:val="%4."/>
      <w:lvlJc w:val="left"/>
      <w:pPr>
        <w:ind w:left="2880" w:hanging="360"/>
      </w:pPr>
    </w:lvl>
    <w:lvl w:ilvl="4" w:tplc="C70834D0">
      <w:start w:val="1"/>
      <w:numFmt w:val="lowerLetter"/>
      <w:lvlText w:val="%5."/>
      <w:lvlJc w:val="left"/>
      <w:pPr>
        <w:ind w:left="3600" w:hanging="360"/>
      </w:pPr>
    </w:lvl>
    <w:lvl w:ilvl="5" w:tplc="7DE8A592">
      <w:start w:val="1"/>
      <w:numFmt w:val="lowerRoman"/>
      <w:lvlText w:val="%6."/>
      <w:lvlJc w:val="right"/>
      <w:pPr>
        <w:ind w:left="4320" w:hanging="180"/>
      </w:pPr>
    </w:lvl>
    <w:lvl w:ilvl="6" w:tplc="6C88F7BA">
      <w:start w:val="1"/>
      <w:numFmt w:val="decimal"/>
      <w:lvlText w:val="%7."/>
      <w:lvlJc w:val="left"/>
      <w:pPr>
        <w:ind w:left="5040" w:hanging="360"/>
      </w:pPr>
    </w:lvl>
    <w:lvl w:ilvl="7" w:tplc="279CE3BE">
      <w:start w:val="1"/>
      <w:numFmt w:val="lowerLetter"/>
      <w:lvlText w:val="%8."/>
      <w:lvlJc w:val="left"/>
      <w:pPr>
        <w:ind w:left="5760" w:hanging="360"/>
      </w:pPr>
    </w:lvl>
    <w:lvl w:ilvl="8" w:tplc="7A628B4C">
      <w:start w:val="1"/>
      <w:numFmt w:val="lowerRoman"/>
      <w:lvlText w:val="%9."/>
      <w:lvlJc w:val="right"/>
      <w:pPr>
        <w:ind w:left="6480" w:hanging="180"/>
      </w:pPr>
    </w:lvl>
  </w:abstractNum>
  <w:abstractNum w:abstractNumId="15" w15:restartNumberingAfterBreak="0">
    <w:nsid w:val="0EDB0FCB"/>
    <w:multiLevelType w:val="hybridMultilevel"/>
    <w:tmpl w:val="FFFFFFFF"/>
    <w:lvl w:ilvl="0" w:tplc="2044403E">
      <w:start w:val="1"/>
      <w:numFmt w:val="upperLetter"/>
      <w:lvlText w:val="%1."/>
      <w:lvlJc w:val="left"/>
      <w:pPr>
        <w:ind w:left="720" w:hanging="360"/>
      </w:pPr>
    </w:lvl>
    <w:lvl w:ilvl="1" w:tplc="ED14ABFA">
      <w:start w:val="1"/>
      <w:numFmt w:val="lowerLetter"/>
      <w:lvlText w:val="%2."/>
      <w:lvlJc w:val="left"/>
      <w:pPr>
        <w:ind w:left="1440" w:hanging="360"/>
      </w:pPr>
    </w:lvl>
    <w:lvl w:ilvl="2" w:tplc="0CA67E5C">
      <w:start w:val="1"/>
      <w:numFmt w:val="lowerRoman"/>
      <w:lvlText w:val="%3."/>
      <w:lvlJc w:val="right"/>
      <w:pPr>
        <w:ind w:left="2160" w:hanging="180"/>
      </w:pPr>
    </w:lvl>
    <w:lvl w:ilvl="3" w:tplc="36804972">
      <w:start w:val="1"/>
      <w:numFmt w:val="decimal"/>
      <w:lvlText w:val="%4."/>
      <w:lvlJc w:val="left"/>
      <w:pPr>
        <w:ind w:left="2880" w:hanging="360"/>
      </w:pPr>
    </w:lvl>
    <w:lvl w:ilvl="4" w:tplc="28CED0CE">
      <w:start w:val="1"/>
      <w:numFmt w:val="lowerLetter"/>
      <w:lvlText w:val="%5."/>
      <w:lvlJc w:val="left"/>
      <w:pPr>
        <w:ind w:left="3600" w:hanging="360"/>
      </w:pPr>
    </w:lvl>
    <w:lvl w:ilvl="5" w:tplc="15F0E64A">
      <w:start w:val="1"/>
      <w:numFmt w:val="lowerRoman"/>
      <w:lvlText w:val="%6."/>
      <w:lvlJc w:val="right"/>
      <w:pPr>
        <w:ind w:left="4320" w:hanging="180"/>
      </w:pPr>
    </w:lvl>
    <w:lvl w:ilvl="6" w:tplc="501A593C">
      <w:start w:val="1"/>
      <w:numFmt w:val="decimal"/>
      <w:lvlText w:val="%7."/>
      <w:lvlJc w:val="left"/>
      <w:pPr>
        <w:ind w:left="5040" w:hanging="360"/>
      </w:pPr>
    </w:lvl>
    <w:lvl w:ilvl="7" w:tplc="E4262A56">
      <w:start w:val="1"/>
      <w:numFmt w:val="lowerLetter"/>
      <w:lvlText w:val="%8."/>
      <w:lvlJc w:val="left"/>
      <w:pPr>
        <w:ind w:left="5760" w:hanging="360"/>
      </w:pPr>
    </w:lvl>
    <w:lvl w:ilvl="8" w:tplc="8B8CF002">
      <w:start w:val="1"/>
      <w:numFmt w:val="lowerRoman"/>
      <w:lvlText w:val="%9."/>
      <w:lvlJc w:val="right"/>
      <w:pPr>
        <w:ind w:left="6480" w:hanging="180"/>
      </w:pPr>
    </w:lvl>
  </w:abstractNum>
  <w:abstractNum w:abstractNumId="16" w15:restartNumberingAfterBreak="0">
    <w:nsid w:val="1423362B"/>
    <w:multiLevelType w:val="hybridMultilevel"/>
    <w:tmpl w:val="FFFFFFFF"/>
    <w:lvl w:ilvl="0" w:tplc="ABD81CFE">
      <w:start w:val="1"/>
      <w:numFmt w:val="decimal"/>
      <w:lvlText w:val="[%1]"/>
      <w:lvlJc w:val="left"/>
      <w:pPr>
        <w:ind w:left="720" w:hanging="360"/>
      </w:pPr>
    </w:lvl>
    <w:lvl w:ilvl="1" w:tplc="A3F2E42C">
      <w:start w:val="1"/>
      <w:numFmt w:val="lowerLetter"/>
      <w:lvlText w:val="%2."/>
      <w:lvlJc w:val="left"/>
      <w:pPr>
        <w:ind w:left="1440" w:hanging="360"/>
      </w:pPr>
    </w:lvl>
    <w:lvl w:ilvl="2" w:tplc="0D3C30CC">
      <w:start w:val="1"/>
      <w:numFmt w:val="lowerRoman"/>
      <w:lvlText w:val="%3."/>
      <w:lvlJc w:val="right"/>
      <w:pPr>
        <w:ind w:left="2160" w:hanging="180"/>
      </w:pPr>
    </w:lvl>
    <w:lvl w:ilvl="3" w:tplc="9322FDBA">
      <w:start w:val="1"/>
      <w:numFmt w:val="decimal"/>
      <w:lvlText w:val="%4."/>
      <w:lvlJc w:val="left"/>
      <w:pPr>
        <w:ind w:left="2880" w:hanging="360"/>
      </w:pPr>
    </w:lvl>
    <w:lvl w:ilvl="4" w:tplc="7018AF0C">
      <w:start w:val="1"/>
      <w:numFmt w:val="lowerLetter"/>
      <w:lvlText w:val="%5."/>
      <w:lvlJc w:val="left"/>
      <w:pPr>
        <w:ind w:left="3600" w:hanging="360"/>
      </w:pPr>
    </w:lvl>
    <w:lvl w:ilvl="5" w:tplc="DABA9346">
      <w:start w:val="1"/>
      <w:numFmt w:val="lowerRoman"/>
      <w:lvlText w:val="%6."/>
      <w:lvlJc w:val="right"/>
      <w:pPr>
        <w:ind w:left="4320" w:hanging="180"/>
      </w:pPr>
    </w:lvl>
    <w:lvl w:ilvl="6" w:tplc="831083D8">
      <w:start w:val="1"/>
      <w:numFmt w:val="decimal"/>
      <w:lvlText w:val="%7."/>
      <w:lvlJc w:val="left"/>
      <w:pPr>
        <w:ind w:left="5040" w:hanging="360"/>
      </w:pPr>
    </w:lvl>
    <w:lvl w:ilvl="7" w:tplc="632E6A24">
      <w:start w:val="1"/>
      <w:numFmt w:val="lowerLetter"/>
      <w:lvlText w:val="%8."/>
      <w:lvlJc w:val="left"/>
      <w:pPr>
        <w:ind w:left="5760" w:hanging="360"/>
      </w:pPr>
    </w:lvl>
    <w:lvl w:ilvl="8" w:tplc="42DC6468">
      <w:start w:val="1"/>
      <w:numFmt w:val="lowerRoman"/>
      <w:lvlText w:val="%9."/>
      <w:lvlJc w:val="right"/>
      <w:pPr>
        <w:ind w:left="6480" w:hanging="180"/>
      </w:pPr>
    </w:lvl>
  </w:abstractNum>
  <w:abstractNum w:abstractNumId="17" w15:restartNumberingAfterBreak="0">
    <w:nsid w:val="173A4670"/>
    <w:multiLevelType w:val="hybridMultilevel"/>
    <w:tmpl w:val="AEFA48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81E76A2"/>
    <w:multiLevelType w:val="hybridMultilevel"/>
    <w:tmpl w:val="FFFFFFFF"/>
    <w:lvl w:ilvl="0" w:tplc="E666588E">
      <w:start w:val="1"/>
      <w:numFmt w:val="decimal"/>
      <w:lvlText w:val="[%1]"/>
      <w:lvlJc w:val="left"/>
      <w:pPr>
        <w:ind w:left="720" w:hanging="360"/>
      </w:pPr>
    </w:lvl>
    <w:lvl w:ilvl="1" w:tplc="D73E289C">
      <w:start w:val="1"/>
      <w:numFmt w:val="lowerLetter"/>
      <w:lvlText w:val="%2."/>
      <w:lvlJc w:val="left"/>
      <w:pPr>
        <w:ind w:left="1440" w:hanging="360"/>
      </w:pPr>
    </w:lvl>
    <w:lvl w:ilvl="2" w:tplc="405C7306">
      <w:start w:val="1"/>
      <w:numFmt w:val="lowerRoman"/>
      <w:lvlText w:val="%3."/>
      <w:lvlJc w:val="right"/>
      <w:pPr>
        <w:ind w:left="2160" w:hanging="180"/>
      </w:pPr>
    </w:lvl>
    <w:lvl w:ilvl="3" w:tplc="4EB6238A">
      <w:start w:val="1"/>
      <w:numFmt w:val="decimal"/>
      <w:lvlText w:val="%4."/>
      <w:lvlJc w:val="left"/>
      <w:pPr>
        <w:ind w:left="2880" w:hanging="360"/>
      </w:pPr>
    </w:lvl>
    <w:lvl w:ilvl="4" w:tplc="B7C233A6">
      <w:start w:val="1"/>
      <w:numFmt w:val="lowerLetter"/>
      <w:lvlText w:val="%5."/>
      <w:lvlJc w:val="left"/>
      <w:pPr>
        <w:ind w:left="3600" w:hanging="360"/>
      </w:pPr>
    </w:lvl>
    <w:lvl w:ilvl="5" w:tplc="E8CC8DF2">
      <w:start w:val="1"/>
      <w:numFmt w:val="lowerRoman"/>
      <w:lvlText w:val="%6."/>
      <w:lvlJc w:val="right"/>
      <w:pPr>
        <w:ind w:left="4320" w:hanging="180"/>
      </w:pPr>
    </w:lvl>
    <w:lvl w:ilvl="6" w:tplc="0D828014">
      <w:start w:val="1"/>
      <w:numFmt w:val="decimal"/>
      <w:lvlText w:val="%7."/>
      <w:lvlJc w:val="left"/>
      <w:pPr>
        <w:ind w:left="5040" w:hanging="360"/>
      </w:pPr>
    </w:lvl>
    <w:lvl w:ilvl="7" w:tplc="FBEC345A">
      <w:start w:val="1"/>
      <w:numFmt w:val="lowerLetter"/>
      <w:lvlText w:val="%8."/>
      <w:lvlJc w:val="left"/>
      <w:pPr>
        <w:ind w:left="5760" w:hanging="360"/>
      </w:pPr>
    </w:lvl>
    <w:lvl w:ilvl="8" w:tplc="B14C6792">
      <w:start w:val="1"/>
      <w:numFmt w:val="lowerRoman"/>
      <w:lvlText w:val="%9."/>
      <w:lvlJc w:val="right"/>
      <w:pPr>
        <w:ind w:left="6480" w:hanging="180"/>
      </w:pPr>
    </w:lvl>
  </w:abstractNum>
  <w:abstractNum w:abstractNumId="19"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44F22F2"/>
    <w:multiLevelType w:val="hybridMultilevel"/>
    <w:tmpl w:val="FFFFFFFF"/>
    <w:lvl w:ilvl="0" w:tplc="C416F382">
      <w:start w:val="1"/>
      <w:numFmt w:val="decimal"/>
      <w:lvlText w:val="[%1]"/>
      <w:lvlJc w:val="left"/>
      <w:pPr>
        <w:ind w:left="720" w:hanging="360"/>
      </w:pPr>
    </w:lvl>
    <w:lvl w:ilvl="1" w:tplc="8B328A52">
      <w:start w:val="1"/>
      <w:numFmt w:val="lowerLetter"/>
      <w:lvlText w:val="%2."/>
      <w:lvlJc w:val="left"/>
      <w:pPr>
        <w:ind w:left="1440" w:hanging="360"/>
      </w:pPr>
    </w:lvl>
    <w:lvl w:ilvl="2" w:tplc="D53270C6">
      <w:start w:val="1"/>
      <w:numFmt w:val="lowerRoman"/>
      <w:lvlText w:val="%3."/>
      <w:lvlJc w:val="right"/>
      <w:pPr>
        <w:ind w:left="2160" w:hanging="180"/>
      </w:pPr>
    </w:lvl>
    <w:lvl w:ilvl="3" w:tplc="E3F6F8AC">
      <w:start w:val="1"/>
      <w:numFmt w:val="decimal"/>
      <w:lvlText w:val="%4."/>
      <w:lvlJc w:val="left"/>
      <w:pPr>
        <w:ind w:left="2880" w:hanging="360"/>
      </w:pPr>
    </w:lvl>
    <w:lvl w:ilvl="4" w:tplc="87567BF0">
      <w:start w:val="1"/>
      <w:numFmt w:val="lowerLetter"/>
      <w:lvlText w:val="%5."/>
      <w:lvlJc w:val="left"/>
      <w:pPr>
        <w:ind w:left="3600" w:hanging="360"/>
      </w:pPr>
    </w:lvl>
    <w:lvl w:ilvl="5" w:tplc="13CA8936">
      <w:start w:val="1"/>
      <w:numFmt w:val="lowerRoman"/>
      <w:lvlText w:val="%6."/>
      <w:lvlJc w:val="right"/>
      <w:pPr>
        <w:ind w:left="4320" w:hanging="180"/>
      </w:pPr>
    </w:lvl>
    <w:lvl w:ilvl="6" w:tplc="577237AE">
      <w:start w:val="1"/>
      <w:numFmt w:val="decimal"/>
      <w:lvlText w:val="%7."/>
      <w:lvlJc w:val="left"/>
      <w:pPr>
        <w:ind w:left="5040" w:hanging="360"/>
      </w:pPr>
    </w:lvl>
    <w:lvl w:ilvl="7" w:tplc="70E696C4">
      <w:start w:val="1"/>
      <w:numFmt w:val="lowerLetter"/>
      <w:lvlText w:val="%8."/>
      <w:lvlJc w:val="left"/>
      <w:pPr>
        <w:ind w:left="5760" w:hanging="360"/>
      </w:pPr>
    </w:lvl>
    <w:lvl w:ilvl="8" w:tplc="6F324254">
      <w:start w:val="1"/>
      <w:numFmt w:val="lowerRoman"/>
      <w:lvlText w:val="%9."/>
      <w:lvlJc w:val="right"/>
      <w:pPr>
        <w:ind w:left="6480" w:hanging="180"/>
      </w:pPr>
    </w:lvl>
  </w:abstractNum>
  <w:abstractNum w:abstractNumId="22" w15:restartNumberingAfterBreak="0">
    <w:nsid w:val="24F15B5E"/>
    <w:multiLevelType w:val="hybridMultilevel"/>
    <w:tmpl w:val="66926174"/>
    <w:lvl w:ilvl="0" w:tplc="A9AEFA06">
      <w:start w:val="1"/>
      <w:numFmt w:val="upperLetter"/>
      <w:lvlText w:val="%1."/>
      <w:lvlJc w:val="left"/>
      <w:pPr>
        <w:ind w:left="648" w:hanging="360"/>
      </w:pPr>
      <w:rPr>
        <w:rFonts w:hint="default"/>
        <w:i/>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263D3671"/>
    <w:multiLevelType w:val="hybridMultilevel"/>
    <w:tmpl w:val="FFFFFFFF"/>
    <w:lvl w:ilvl="0" w:tplc="745447A6">
      <w:start w:val="1"/>
      <w:numFmt w:val="decimal"/>
      <w:lvlText w:val="[%1]"/>
      <w:lvlJc w:val="left"/>
      <w:pPr>
        <w:ind w:left="720" w:hanging="360"/>
      </w:pPr>
    </w:lvl>
    <w:lvl w:ilvl="1" w:tplc="09E4AEB2">
      <w:start w:val="1"/>
      <w:numFmt w:val="lowerLetter"/>
      <w:lvlText w:val="%2."/>
      <w:lvlJc w:val="left"/>
      <w:pPr>
        <w:ind w:left="1440" w:hanging="360"/>
      </w:pPr>
    </w:lvl>
    <w:lvl w:ilvl="2" w:tplc="6054079E">
      <w:start w:val="1"/>
      <w:numFmt w:val="lowerRoman"/>
      <w:lvlText w:val="%3."/>
      <w:lvlJc w:val="right"/>
      <w:pPr>
        <w:ind w:left="2160" w:hanging="180"/>
      </w:pPr>
    </w:lvl>
    <w:lvl w:ilvl="3" w:tplc="ADAE85E4">
      <w:start w:val="1"/>
      <w:numFmt w:val="decimal"/>
      <w:lvlText w:val="%4."/>
      <w:lvlJc w:val="left"/>
      <w:pPr>
        <w:ind w:left="2880" w:hanging="360"/>
      </w:pPr>
    </w:lvl>
    <w:lvl w:ilvl="4" w:tplc="1B4EFEC6">
      <w:start w:val="1"/>
      <w:numFmt w:val="lowerLetter"/>
      <w:lvlText w:val="%5."/>
      <w:lvlJc w:val="left"/>
      <w:pPr>
        <w:ind w:left="3600" w:hanging="360"/>
      </w:pPr>
    </w:lvl>
    <w:lvl w:ilvl="5" w:tplc="A3CAF85A">
      <w:start w:val="1"/>
      <w:numFmt w:val="lowerRoman"/>
      <w:lvlText w:val="%6."/>
      <w:lvlJc w:val="right"/>
      <w:pPr>
        <w:ind w:left="4320" w:hanging="180"/>
      </w:pPr>
    </w:lvl>
    <w:lvl w:ilvl="6" w:tplc="24EE1B9E">
      <w:start w:val="1"/>
      <w:numFmt w:val="decimal"/>
      <w:lvlText w:val="%7."/>
      <w:lvlJc w:val="left"/>
      <w:pPr>
        <w:ind w:left="5040" w:hanging="360"/>
      </w:pPr>
    </w:lvl>
    <w:lvl w:ilvl="7" w:tplc="0332F538">
      <w:start w:val="1"/>
      <w:numFmt w:val="lowerLetter"/>
      <w:lvlText w:val="%8."/>
      <w:lvlJc w:val="left"/>
      <w:pPr>
        <w:ind w:left="5760" w:hanging="360"/>
      </w:pPr>
    </w:lvl>
    <w:lvl w:ilvl="8" w:tplc="0DA2453E">
      <w:start w:val="1"/>
      <w:numFmt w:val="lowerRoman"/>
      <w:lvlText w:val="%9."/>
      <w:lvlJc w:val="right"/>
      <w:pPr>
        <w:ind w:left="6480" w:hanging="180"/>
      </w:pPr>
    </w:lvl>
  </w:abstractNum>
  <w:abstractNum w:abstractNumId="2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320D5358"/>
    <w:multiLevelType w:val="hybridMultilevel"/>
    <w:tmpl w:val="51AA7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4A56880"/>
    <w:multiLevelType w:val="hybridMultilevel"/>
    <w:tmpl w:val="3A289BD2"/>
    <w:lvl w:ilvl="0" w:tplc="04090015">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3E4BD8"/>
    <w:multiLevelType w:val="hybridMultilevel"/>
    <w:tmpl w:val="FFFFFFFF"/>
    <w:lvl w:ilvl="0" w:tplc="AB4C31FE">
      <w:start w:val="1"/>
      <w:numFmt w:val="decimal"/>
      <w:lvlText w:val="[%1]"/>
      <w:lvlJc w:val="left"/>
      <w:pPr>
        <w:ind w:left="720" w:hanging="360"/>
      </w:pPr>
    </w:lvl>
    <w:lvl w:ilvl="1" w:tplc="4DDEA91E">
      <w:start w:val="1"/>
      <w:numFmt w:val="lowerLetter"/>
      <w:lvlText w:val="%2."/>
      <w:lvlJc w:val="left"/>
      <w:pPr>
        <w:ind w:left="1440" w:hanging="360"/>
      </w:pPr>
    </w:lvl>
    <w:lvl w:ilvl="2" w:tplc="7AB01AF6">
      <w:start w:val="1"/>
      <w:numFmt w:val="lowerRoman"/>
      <w:lvlText w:val="%3."/>
      <w:lvlJc w:val="right"/>
      <w:pPr>
        <w:ind w:left="2160" w:hanging="180"/>
      </w:pPr>
    </w:lvl>
    <w:lvl w:ilvl="3" w:tplc="B9301C08">
      <w:start w:val="1"/>
      <w:numFmt w:val="decimal"/>
      <w:lvlText w:val="%4."/>
      <w:lvlJc w:val="left"/>
      <w:pPr>
        <w:ind w:left="2880" w:hanging="360"/>
      </w:pPr>
    </w:lvl>
    <w:lvl w:ilvl="4" w:tplc="BDBA1924">
      <w:start w:val="1"/>
      <w:numFmt w:val="lowerLetter"/>
      <w:lvlText w:val="%5."/>
      <w:lvlJc w:val="left"/>
      <w:pPr>
        <w:ind w:left="3600" w:hanging="360"/>
      </w:pPr>
    </w:lvl>
    <w:lvl w:ilvl="5" w:tplc="C85A97A6">
      <w:start w:val="1"/>
      <w:numFmt w:val="lowerRoman"/>
      <w:lvlText w:val="%6."/>
      <w:lvlJc w:val="right"/>
      <w:pPr>
        <w:ind w:left="4320" w:hanging="180"/>
      </w:pPr>
    </w:lvl>
    <w:lvl w:ilvl="6" w:tplc="5BFE9D4C">
      <w:start w:val="1"/>
      <w:numFmt w:val="decimal"/>
      <w:lvlText w:val="%7."/>
      <w:lvlJc w:val="left"/>
      <w:pPr>
        <w:ind w:left="5040" w:hanging="360"/>
      </w:pPr>
    </w:lvl>
    <w:lvl w:ilvl="7" w:tplc="0B7C1654">
      <w:start w:val="1"/>
      <w:numFmt w:val="lowerLetter"/>
      <w:lvlText w:val="%8."/>
      <w:lvlJc w:val="left"/>
      <w:pPr>
        <w:ind w:left="5760" w:hanging="360"/>
      </w:pPr>
    </w:lvl>
    <w:lvl w:ilvl="8" w:tplc="ED3498E8">
      <w:start w:val="1"/>
      <w:numFmt w:val="lowerRoman"/>
      <w:lvlText w:val="%9."/>
      <w:lvlJc w:val="right"/>
      <w:pPr>
        <w:ind w:left="6480" w:hanging="180"/>
      </w:pPr>
    </w:lvl>
  </w:abstractNum>
  <w:abstractNum w:abstractNumId="28" w15:restartNumberingAfterBreak="0">
    <w:nsid w:val="35535E77"/>
    <w:multiLevelType w:val="hybridMultilevel"/>
    <w:tmpl w:val="FFFFFFFF"/>
    <w:lvl w:ilvl="0" w:tplc="8C3EC0EA">
      <w:start w:val="1"/>
      <w:numFmt w:val="upperLetter"/>
      <w:lvlText w:val="%1."/>
      <w:lvlJc w:val="left"/>
      <w:pPr>
        <w:ind w:left="720" w:hanging="360"/>
      </w:pPr>
    </w:lvl>
    <w:lvl w:ilvl="1" w:tplc="5AE44C90">
      <w:start w:val="1"/>
      <w:numFmt w:val="lowerLetter"/>
      <w:lvlText w:val="%2."/>
      <w:lvlJc w:val="left"/>
      <w:pPr>
        <w:ind w:left="1440" w:hanging="360"/>
      </w:pPr>
    </w:lvl>
    <w:lvl w:ilvl="2" w:tplc="8C320112">
      <w:start w:val="1"/>
      <w:numFmt w:val="lowerRoman"/>
      <w:lvlText w:val="%3."/>
      <w:lvlJc w:val="right"/>
      <w:pPr>
        <w:ind w:left="2160" w:hanging="180"/>
      </w:pPr>
    </w:lvl>
    <w:lvl w:ilvl="3" w:tplc="786AF96E">
      <w:start w:val="1"/>
      <w:numFmt w:val="decimal"/>
      <w:lvlText w:val="%4."/>
      <w:lvlJc w:val="left"/>
      <w:pPr>
        <w:ind w:left="2880" w:hanging="360"/>
      </w:pPr>
    </w:lvl>
    <w:lvl w:ilvl="4" w:tplc="725476D6">
      <w:start w:val="1"/>
      <w:numFmt w:val="lowerLetter"/>
      <w:lvlText w:val="%5."/>
      <w:lvlJc w:val="left"/>
      <w:pPr>
        <w:ind w:left="3600" w:hanging="360"/>
      </w:pPr>
    </w:lvl>
    <w:lvl w:ilvl="5" w:tplc="638C51A4">
      <w:start w:val="1"/>
      <w:numFmt w:val="lowerRoman"/>
      <w:lvlText w:val="%6."/>
      <w:lvlJc w:val="right"/>
      <w:pPr>
        <w:ind w:left="4320" w:hanging="180"/>
      </w:pPr>
    </w:lvl>
    <w:lvl w:ilvl="6" w:tplc="548A8F0E">
      <w:start w:val="1"/>
      <w:numFmt w:val="decimal"/>
      <w:lvlText w:val="%7."/>
      <w:lvlJc w:val="left"/>
      <w:pPr>
        <w:ind w:left="5040" w:hanging="360"/>
      </w:pPr>
    </w:lvl>
    <w:lvl w:ilvl="7" w:tplc="AA8C5644">
      <w:start w:val="1"/>
      <w:numFmt w:val="lowerLetter"/>
      <w:lvlText w:val="%8."/>
      <w:lvlJc w:val="left"/>
      <w:pPr>
        <w:ind w:left="5760" w:hanging="360"/>
      </w:pPr>
    </w:lvl>
    <w:lvl w:ilvl="8" w:tplc="D750C8EA">
      <w:start w:val="1"/>
      <w:numFmt w:val="lowerRoman"/>
      <w:lvlText w:val="%9."/>
      <w:lvlJc w:val="right"/>
      <w:pPr>
        <w:ind w:left="6480" w:hanging="180"/>
      </w:pPr>
    </w:lvl>
  </w:abstractNum>
  <w:abstractNum w:abstractNumId="29" w15:restartNumberingAfterBreak="0">
    <w:nsid w:val="36021B80"/>
    <w:multiLevelType w:val="hybridMultilevel"/>
    <w:tmpl w:val="FFFFFFFF"/>
    <w:lvl w:ilvl="0" w:tplc="6744027A">
      <w:start w:val="1"/>
      <w:numFmt w:val="decimal"/>
      <w:lvlText w:val="[%1]"/>
      <w:lvlJc w:val="left"/>
      <w:pPr>
        <w:ind w:left="720" w:hanging="360"/>
      </w:pPr>
    </w:lvl>
    <w:lvl w:ilvl="1" w:tplc="50C60DF8">
      <w:start w:val="1"/>
      <w:numFmt w:val="lowerLetter"/>
      <w:lvlText w:val="%2."/>
      <w:lvlJc w:val="left"/>
      <w:pPr>
        <w:ind w:left="1440" w:hanging="360"/>
      </w:pPr>
    </w:lvl>
    <w:lvl w:ilvl="2" w:tplc="60B0BA54">
      <w:start w:val="1"/>
      <w:numFmt w:val="lowerRoman"/>
      <w:lvlText w:val="%3."/>
      <w:lvlJc w:val="right"/>
      <w:pPr>
        <w:ind w:left="2160" w:hanging="180"/>
      </w:pPr>
    </w:lvl>
    <w:lvl w:ilvl="3" w:tplc="CC649D82">
      <w:start w:val="1"/>
      <w:numFmt w:val="decimal"/>
      <w:lvlText w:val="%4."/>
      <w:lvlJc w:val="left"/>
      <w:pPr>
        <w:ind w:left="2880" w:hanging="360"/>
      </w:pPr>
    </w:lvl>
    <w:lvl w:ilvl="4" w:tplc="0BBA5858">
      <w:start w:val="1"/>
      <w:numFmt w:val="lowerLetter"/>
      <w:lvlText w:val="%5."/>
      <w:lvlJc w:val="left"/>
      <w:pPr>
        <w:ind w:left="3600" w:hanging="360"/>
      </w:pPr>
    </w:lvl>
    <w:lvl w:ilvl="5" w:tplc="93689036">
      <w:start w:val="1"/>
      <w:numFmt w:val="lowerRoman"/>
      <w:lvlText w:val="%6."/>
      <w:lvlJc w:val="right"/>
      <w:pPr>
        <w:ind w:left="4320" w:hanging="180"/>
      </w:pPr>
    </w:lvl>
    <w:lvl w:ilvl="6" w:tplc="CF125FBA">
      <w:start w:val="1"/>
      <w:numFmt w:val="decimal"/>
      <w:lvlText w:val="%7."/>
      <w:lvlJc w:val="left"/>
      <w:pPr>
        <w:ind w:left="5040" w:hanging="360"/>
      </w:pPr>
    </w:lvl>
    <w:lvl w:ilvl="7" w:tplc="F62A45D0">
      <w:start w:val="1"/>
      <w:numFmt w:val="lowerLetter"/>
      <w:lvlText w:val="%8."/>
      <w:lvlJc w:val="left"/>
      <w:pPr>
        <w:ind w:left="5760" w:hanging="360"/>
      </w:pPr>
    </w:lvl>
    <w:lvl w:ilvl="8" w:tplc="8B606326">
      <w:start w:val="1"/>
      <w:numFmt w:val="lowerRoman"/>
      <w:lvlText w:val="%9."/>
      <w:lvlJc w:val="right"/>
      <w:pPr>
        <w:ind w:left="6480" w:hanging="180"/>
      </w:pPr>
    </w:lvl>
  </w:abstractNum>
  <w:abstractNum w:abstractNumId="3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32" w15:restartNumberingAfterBreak="0">
    <w:nsid w:val="3B8F1014"/>
    <w:multiLevelType w:val="hybridMultilevel"/>
    <w:tmpl w:val="FFFFFFFF"/>
    <w:lvl w:ilvl="0" w:tplc="16ECD200">
      <w:start w:val="1"/>
      <w:numFmt w:val="upperLetter"/>
      <w:lvlText w:val="%1."/>
      <w:lvlJc w:val="left"/>
      <w:pPr>
        <w:ind w:left="720" w:hanging="360"/>
      </w:pPr>
    </w:lvl>
    <w:lvl w:ilvl="1" w:tplc="F1303EE8">
      <w:start w:val="1"/>
      <w:numFmt w:val="lowerLetter"/>
      <w:lvlText w:val="%2."/>
      <w:lvlJc w:val="left"/>
      <w:pPr>
        <w:ind w:left="1440" w:hanging="360"/>
      </w:pPr>
    </w:lvl>
    <w:lvl w:ilvl="2" w:tplc="961296A6">
      <w:start w:val="1"/>
      <w:numFmt w:val="lowerRoman"/>
      <w:lvlText w:val="%3."/>
      <w:lvlJc w:val="right"/>
      <w:pPr>
        <w:ind w:left="2160" w:hanging="180"/>
      </w:pPr>
    </w:lvl>
    <w:lvl w:ilvl="3" w:tplc="DAF8EB20">
      <w:start w:val="1"/>
      <w:numFmt w:val="decimal"/>
      <w:lvlText w:val="%4."/>
      <w:lvlJc w:val="left"/>
      <w:pPr>
        <w:ind w:left="2880" w:hanging="360"/>
      </w:pPr>
    </w:lvl>
    <w:lvl w:ilvl="4" w:tplc="A780672E">
      <w:start w:val="1"/>
      <w:numFmt w:val="lowerLetter"/>
      <w:lvlText w:val="%5."/>
      <w:lvlJc w:val="left"/>
      <w:pPr>
        <w:ind w:left="3600" w:hanging="360"/>
      </w:pPr>
    </w:lvl>
    <w:lvl w:ilvl="5" w:tplc="C720AB8C">
      <w:start w:val="1"/>
      <w:numFmt w:val="lowerRoman"/>
      <w:lvlText w:val="%6."/>
      <w:lvlJc w:val="right"/>
      <w:pPr>
        <w:ind w:left="4320" w:hanging="180"/>
      </w:pPr>
    </w:lvl>
    <w:lvl w:ilvl="6" w:tplc="B274A186">
      <w:start w:val="1"/>
      <w:numFmt w:val="decimal"/>
      <w:lvlText w:val="%7."/>
      <w:lvlJc w:val="left"/>
      <w:pPr>
        <w:ind w:left="5040" w:hanging="360"/>
      </w:pPr>
    </w:lvl>
    <w:lvl w:ilvl="7" w:tplc="FF20FB54">
      <w:start w:val="1"/>
      <w:numFmt w:val="lowerLetter"/>
      <w:lvlText w:val="%8."/>
      <w:lvlJc w:val="left"/>
      <w:pPr>
        <w:ind w:left="5760" w:hanging="360"/>
      </w:pPr>
    </w:lvl>
    <w:lvl w:ilvl="8" w:tplc="625484E2">
      <w:start w:val="1"/>
      <w:numFmt w:val="lowerRoman"/>
      <w:lvlText w:val="%9."/>
      <w:lvlJc w:val="right"/>
      <w:pPr>
        <w:ind w:left="6480" w:hanging="180"/>
      </w:pPr>
    </w:lvl>
  </w:abstractNum>
  <w:abstractNum w:abstractNumId="33" w15:restartNumberingAfterBreak="0">
    <w:nsid w:val="4189603E"/>
    <w:multiLevelType w:val="hybridMultilevel"/>
    <w:tmpl w:val="0AB06E12"/>
    <w:lvl w:ilvl="0" w:tplc="166816EA">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85605B62">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3018937E">
      <w:start w:val="1"/>
      <w:numFmt w:val="decimal"/>
      <w:pStyle w:val="Heading3"/>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DA4AE618">
      <w:start w:val="1"/>
      <w:numFmt w:val="lowerLetter"/>
      <w:pStyle w:val="Heading4"/>
      <w:lvlText w:val="%4)"/>
      <w:lvlJc w:val="left"/>
      <w:pPr>
        <w:tabs>
          <w:tab w:val="num" w:pos="630"/>
        </w:tabs>
        <w:ind w:firstLine="360"/>
      </w:pPr>
      <w:rPr>
        <w:b w:val="0"/>
        <w:bCs w:val="0"/>
        <w:i/>
        <w:iCs/>
        <w:sz w:val="20"/>
        <w:szCs w:val="20"/>
      </w:rPr>
    </w:lvl>
    <w:lvl w:ilvl="4" w:tplc="DD185E18">
      <w:start w:val="1"/>
      <w:numFmt w:val="decimal"/>
      <w:lvlRestart w:val="0"/>
      <w:lvlText w:val=""/>
      <w:lvlJc w:val="left"/>
      <w:pPr>
        <w:tabs>
          <w:tab w:val="num" w:pos="3240"/>
        </w:tabs>
        <w:ind w:left="2880"/>
      </w:pPr>
    </w:lvl>
    <w:lvl w:ilvl="5" w:tplc="3B06E7CA">
      <w:start w:val="1"/>
      <w:numFmt w:val="lowerLetter"/>
      <w:lvlText w:val="(%6)"/>
      <w:lvlJc w:val="left"/>
      <w:pPr>
        <w:tabs>
          <w:tab w:val="num" w:pos="3960"/>
        </w:tabs>
        <w:ind w:left="3600"/>
      </w:pPr>
    </w:lvl>
    <w:lvl w:ilvl="6" w:tplc="EBCCABCC">
      <w:start w:val="1"/>
      <w:numFmt w:val="lowerRoman"/>
      <w:lvlText w:val="(%7)"/>
      <w:lvlJc w:val="left"/>
      <w:pPr>
        <w:tabs>
          <w:tab w:val="num" w:pos="4680"/>
        </w:tabs>
        <w:ind w:left="4320"/>
      </w:pPr>
    </w:lvl>
    <w:lvl w:ilvl="7" w:tplc="33A8FF60">
      <w:start w:val="1"/>
      <w:numFmt w:val="lowerLetter"/>
      <w:lvlText w:val="(%8)"/>
      <w:lvlJc w:val="left"/>
      <w:pPr>
        <w:tabs>
          <w:tab w:val="num" w:pos="5400"/>
        </w:tabs>
        <w:ind w:left="5040"/>
      </w:pPr>
    </w:lvl>
    <w:lvl w:ilvl="8" w:tplc="8A4881C4">
      <w:start w:val="1"/>
      <w:numFmt w:val="lowerRoman"/>
      <w:lvlText w:val="(%9)"/>
      <w:lvlJc w:val="left"/>
      <w:pPr>
        <w:tabs>
          <w:tab w:val="num" w:pos="6120"/>
        </w:tabs>
        <w:ind w:left="5760"/>
      </w:pPr>
    </w:lvl>
  </w:abstractNum>
  <w:abstractNum w:abstractNumId="3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8D4475"/>
    <w:multiLevelType w:val="hybridMultilevel"/>
    <w:tmpl w:val="FFFFFFFF"/>
    <w:lvl w:ilvl="0" w:tplc="E1F078CA">
      <w:start w:val="1"/>
      <w:numFmt w:val="upperLetter"/>
      <w:lvlText w:val="%1."/>
      <w:lvlJc w:val="left"/>
      <w:pPr>
        <w:ind w:left="720" w:hanging="360"/>
      </w:pPr>
    </w:lvl>
    <w:lvl w:ilvl="1" w:tplc="5CE0716E">
      <w:start w:val="1"/>
      <w:numFmt w:val="lowerLetter"/>
      <w:lvlText w:val="%2."/>
      <w:lvlJc w:val="left"/>
      <w:pPr>
        <w:ind w:left="1440" w:hanging="360"/>
      </w:pPr>
    </w:lvl>
    <w:lvl w:ilvl="2" w:tplc="F63AAD0A">
      <w:start w:val="1"/>
      <w:numFmt w:val="lowerRoman"/>
      <w:lvlText w:val="%3."/>
      <w:lvlJc w:val="right"/>
      <w:pPr>
        <w:ind w:left="2160" w:hanging="180"/>
      </w:pPr>
    </w:lvl>
    <w:lvl w:ilvl="3" w:tplc="F06AA356">
      <w:start w:val="1"/>
      <w:numFmt w:val="decimal"/>
      <w:lvlText w:val="%4."/>
      <w:lvlJc w:val="left"/>
      <w:pPr>
        <w:ind w:left="2880" w:hanging="360"/>
      </w:pPr>
    </w:lvl>
    <w:lvl w:ilvl="4" w:tplc="BFC231B6">
      <w:start w:val="1"/>
      <w:numFmt w:val="lowerLetter"/>
      <w:lvlText w:val="%5."/>
      <w:lvlJc w:val="left"/>
      <w:pPr>
        <w:ind w:left="3600" w:hanging="360"/>
      </w:pPr>
    </w:lvl>
    <w:lvl w:ilvl="5" w:tplc="7D188142">
      <w:start w:val="1"/>
      <w:numFmt w:val="lowerRoman"/>
      <w:lvlText w:val="%6."/>
      <w:lvlJc w:val="right"/>
      <w:pPr>
        <w:ind w:left="4320" w:hanging="180"/>
      </w:pPr>
    </w:lvl>
    <w:lvl w:ilvl="6" w:tplc="25409236">
      <w:start w:val="1"/>
      <w:numFmt w:val="decimal"/>
      <w:lvlText w:val="%7."/>
      <w:lvlJc w:val="left"/>
      <w:pPr>
        <w:ind w:left="5040" w:hanging="360"/>
      </w:pPr>
    </w:lvl>
    <w:lvl w:ilvl="7" w:tplc="ABA45CFE">
      <w:start w:val="1"/>
      <w:numFmt w:val="lowerLetter"/>
      <w:lvlText w:val="%8."/>
      <w:lvlJc w:val="left"/>
      <w:pPr>
        <w:ind w:left="5760" w:hanging="360"/>
      </w:pPr>
    </w:lvl>
    <w:lvl w:ilvl="8" w:tplc="071E638A">
      <w:start w:val="1"/>
      <w:numFmt w:val="lowerRoman"/>
      <w:lvlText w:val="%9."/>
      <w:lvlJc w:val="right"/>
      <w:pPr>
        <w:ind w:left="6480" w:hanging="180"/>
      </w:p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3F821A2"/>
    <w:multiLevelType w:val="hybridMultilevel"/>
    <w:tmpl w:val="FFFFFFFF"/>
    <w:lvl w:ilvl="0" w:tplc="10C82A48">
      <w:start w:val="1"/>
      <w:numFmt w:val="decimal"/>
      <w:lvlText w:val="[%1]"/>
      <w:lvlJc w:val="left"/>
      <w:pPr>
        <w:ind w:left="720" w:hanging="360"/>
      </w:pPr>
    </w:lvl>
    <w:lvl w:ilvl="1" w:tplc="8280003E">
      <w:start w:val="1"/>
      <w:numFmt w:val="lowerLetter"/>
      <w:lvlText w:val="%2."/>
      <w:lvlJc w:val="left"/>
      <w:pPr>
        <w:ind w:left="1440" w:hanging="360"/>
      </w:pPr>
    </w:lvl>
    <w:lvl w:ilvl="2" w:tplc="982A03B0">
      <w:start w:val="1"/>
      <w:numFmt w:val="lowerRoman"/>
      <w:lvlText w:val="%3."/>
      <w:lvlJc w:val="right"/>
      <w:pPr>
        <w:ind w:left="2160" w:hanging="180"/>
      </w:pPr>
    </w:lvl>
    <w:lvl w:ilvl="3" w:tplc="AE5480DA">
      <w:start w:val="1"/>
      <w:numFmt w:val="decimal"/>
      <w:lvlText w:val="%4."/>
      <w:lvlJc w:val="left"/>
      <w:pPr>
        <w:ind w:left="2880" w:hanging="360"/>
      </w:pPr>
    </w:lvl>
    <w:lvl w:ilvl="4" w:tplc="BFF46858">
      <w:start w:val="1"/>
      <w:numFmt w:val="lowerLetter"/>
      <w:lvlText w:val="%5."/>
      <w:lvlJc w:val="left"/>
      <w:pPr>
        <w:ind w:left="3600" w:hanging="360"/>
      </w:pPr>
    </w:lvl>
    <w:lvl w:ilvl="5" w:tplc="617E92AC">
      <w:start w:val="1"/>
      <w:numFmt w:val="lowerRoman"/>
      <w:lvlText w:val="%6."/>
      <w:lvlJc w:val="right"/>
      <w:pPr>
        <w:ind w:left="4320" w:hanging="180"/>
      </w:pPr>
    </w:lvl>
    <w:lvl w:ilvl="6" w:tplc="5AB40F56">
      <w:start w:val="1"/>
      <w:numFmt w:val="decimal"/>
      <w:lvlText w:val="%7."/>
      <w:lvlJc w:val="left"/>
      <w:pPr>
        <w:ind w:left="5040" w:hanging="360"/>
      </w:pPr>
    </w:lvl>
    <w:lvl w:ilvl="7" w:tplc="D2883938">
      <w:start w:val="1"/>
      <w:numFmt w:val="lowerLetter"/>
      <w:lvlText w:val="%8."/>
      <w:lvlJc w:val="left"/>
      <w:pPr>
        <w:ind w:left="5760" w:hanging="360"/>
      </w:pPr>
    </w:lvl>
    <w:lvl w:ilvl="8" w:tplc="A96ABE02">
      <w:start w:val="1"/>
      <w:numFmt w:val="lowerRoman"/>
      <w:lvlText w:val="%9."/>
      <w:lvlJc w:val="right"/>
      <w:pPr>
        <w:ind w:left="6480" w:hanging="180"/>
      </w:pPr>
    </w:lvl>
  </w:abstractNum>
  <w:abstractNum w:abstractNumId="38" w15:restartNumberingAfterBreak="0">
    <w:nsid w:val="5AE725CC"/>
    <w:multiLevelType w:val="hybridMultilevel"/>
    <w:tmpl w:val="FFFFFFFF"/>
    <w:lvl w:ilvl="0" w:tplc="7E3661AA">
      <w:start w:val="1"/>
      <w:numFmt w:val="upperLetter"/>
      <w:lvlText w:val="%1."/>
      <w:lvlJc w:val="left"/>
      <w:pPr>
        <w:ind w:left="720" w:hanging="360"/>
      </w:pPr>
    </w:lvl>
    <w:lvl w:ilvl="1" w:tplc="51BADFC2">
      <w:start w:val="1"/>
      <w:numFmt w:val="lowerLetter"/>
      <w:lvlText w:val="%2."/>
      <w:lvlJc w:val="left"/>
      <w:pPr>
        <w:ind w:left="1440" w:hanging="360"/>
      </w:pPr>
    </w:lvl>
    <w:lvl w:ilvl="2" w:tplc="BA4C663E">
      <w:start w:val="1"/>
      <w:numFmt w:val="lowerRoman"/>
      <w:lvlText w:val="%3."/>
      <w:lvlJc w:val="right"/>
      <w:pPr>
        <w:ind w:left="2160" w:hanging="180"/>
      </w:pPr>
    </w:lvl>
    <w:lvl w:ilvl="3" w:tplc="B4466C9A">
      <w:start w:val="1"/>
      <w:numFmt w:val="decimal"/>
      <w:lvlText w:val="%4."/>
      <w:lvlJc w:val="left"/>
      <w:pPr>
        <w:ind w:left="2880" w:hanging="360"/>
      </w:pPr>
    </w:lvl>
    <w:lvl w:ilvl="4" w:tplc="E6248FD4">
      <w:start w:val="1"/>
      <w:numFmt w:val="lowerLetter"/>
      <w:lvlText w:val="%5."/>
      <w:lvlJc w:val="left"/>
      <w:pPr>
        <w:ind w:left="3600" w:hanging="360"/>
      </w:pPr>
    </w:lvl>
    <w:lvl w:ilvl="5" w:tplc="5C4C6810">
      <w:start w:val="1"/>
      <w:numFmt w:val="lowerRoman"/>
      <w:lvlText w:val="%6."/>
      <w:lvlJc w:val="right"/>
      <w:pPr>
        <w:ind w:left="4320" w:hanging="180"/>
      </w:pPr>
    </w:lvl>
    <w:lvl w:ilvl="6" w:tplc="BF14EF34">
      <w:start w:val="1"/>
      <w:numFmt w:val="decimal"/>
      <w:lvlText w:val="%7."/>
      <w:lvlJc w:val="left"/>
      <w:pPr>
        <w:ind w:left="5040" w:hanging="360"/>
      </w:pPr>
    </w:lvl>
    <w:lvl w:ilvl="7" w:tplc="356CE82A">
      <w:start w:val="1"/>
      <w:numFmt w:val="lowerLetter"/>
      <w:lvlText w:val="%8."/>
      <w:lvlJc w:val="left"/>
      <w:pPr>
        <w:ind w:left="5760" w:hanging="360"/>
      </w:pPr>
    </w:lvl>
    <w:lvl w:ilvl="8" w:tplc="28D85472">
      <w:start w:val="1"/>
      <w:numFmt w:val="lowerRoman"/>
      <w:lvlText w:val="%9."/>
      <w:lvlJc w:val="right"/>
      <w:pPr>
        <w:ind w:left="6480" w:hanging="180"/>
      </w:pPr>
    </w:lvl>
  </w:abstractNum>
  <w:abstractNum w:abstractNumId="39" w15:restartNumberingAfterBreak="0">
    <w:nsid w:val="5DD50031"/>
    <w:multiLevelType w:val="hybridMultilevel"/>
    <w:tmpl w:val="FFFFFFFF"/>
    <w:lvl w:ilvl="0" w:tplc="F614E19A">
      <w:start w:val="1"/>
      <w:numFmt w:val="upperLetter"/>
      <w:lvlText w:val="%1."/>
      <w:lvlJc w:val="left"/>
      <w:pPr>
        <w:ind w:left="720" w:hanging="360"/>
      </w:pPr>
    </w:lvl>
    <w:lvl w:ilvl="1" w:tplc="86E8E5CC">
      <w:start w:val="1"/>
      <w:numFmt w:val="lowerLetter"/>
      <w:lvlText w:val="%2."/>
      <w:lvlJc w:val="left"/>
      <w:pPr>
        <w:ind w:left="1440" w:hanging="360"/>
      </w:pPr>
    </w:lvl>
    <w:lvl w:ilvl="2" w:tplc="86889C8A">
      <w:start w:val="1"/>
      <w:numFmt w:val="lowerRoman"/>
      <w:lvlText w:val="%3."/>
      <w:lvlJc w:val="right"/>
      <w:pPr>
        <w:ind w:left="2160" w:hanging="180"/>
      </w:pPr>
    </w:lvl>
    <w:lvl w:ilvl="3" w:tplc="035C5E44">
      <w:start w:val="1"/>
      <w:numFmt w:val="decimal"/>
      <w:lvlText w:val="%4."/>
      <w:lvlJc w:val="left"/>
      <w:pPr>
        <w:ind w:left="2880" w:hanging="360"/>
      </w:pPr>
    </w:lvl>
    <w:lvl w:ilvl="4" w:tplc="CE8A329C">
      <w:start w:val="1"/>
      <w:numFmt w:val="lowerLetter"/>
      <w:lvlText w:val="%5."/>
      <w:lvlJc w:val="left"/>
      <w:pPr>
        <w:ind w:left="3600" w:hanging="360"/>
      </w:pPr>
    </w:lvl>
    <w:lvl w:ilvl="5" w:tplc="DB40CFE8">
      <w:start w:val="1"/>
      <w:numFmt w:val="lowerRoman"/>
      <w:lvlText w:val="%6."/>
      <w:lvlJc w:val="right"/>
      <w:pPr>
        <w:ind w:left="4320" w:hanging="180"/>
      </w:pPr>
    </w:lvl>
    <w:lvl w:ilvl="6" w:tplc="961C5460">
      <w:start w:val="1"/>
      <w:numFmt w:val="decimal"/>
      <w:lvlText w:val="%7."/>
      <w:lvlJc w:val="left"/>
      <w:pPr>
        <w:ind w:left="5040" w:hanging="360"/>
      </w:pPr>
    </w:lvl>
    <w:lvl w:ilvl="7" w:tplc="50486712">
      <w:start w:val="1"/>
      <w:numFmt w:val="lowerLetter"/>
      <w:lvlText w:val="%8."/>
      <w:lvlJc w:val="left"/>
      <w:pPr>
        <w:ind w:left="5760" w:hanging="360"/>
      </w:pPr>
    </w:lvl>
    <w:lvl w:ilvl="8" w:tplc="B7442D80">
      <w:start w:val="1"/>
      <w:numFmt w:val="lowerRoman"/>
      <w:lvlText w:val="%9."/>
      <w:lvlJc w:val="right"/>
      <w:pPr>
        <w:ind w:left="6480" w:hanging="180"/>
      </w:pPr>
    </w:lvl>
  </w:abstractNum>
  <w:abstractNum w:abstractNumId="40" w15:restartNumberingAfterBreak="0">
    <w:nsid w:val="61165C63"/>
    <w:multiLevelType w:val="hybridMultilevel"/>
    <w:tmpl w:val="FFFFFFFF"/>
    <w:lvl w:ilvl="0" w:tplc="39AE19EC">
      <w:start w:val="1"/>
      <w:numFmt w:val="upperLetter"/>
      <w:lvlText w:val="%1."/>
      <w:lvlJc w:val="left"/>
      <w:pPr>
        <w:ind w:left="720" w:hanging="360"/>
      </w:pPr>
    </w:lvl>
    <w:lvl w:ilvl="1" w:tplc="CBAE6B02">
      <w:start w:val="1"/>
      <w:numFmt w:val="lowerLetter"/>
      <w:lvlText w:val="%2."/>
      <w:lvlJc w:val="left"/>
      <w:pPr>
        <w:ind w:left="1440" w:hanging="360"/>
      </w:pPr>
    </w:lvl>
    <w:lvl w:ilvl="2" w:tplc="97CCDEA8">
      <w:start w:val="1"/>
      <w:numFmt w:val="lowerRoman"/>
      <w:lvlText w:val="%3."/>
      <w:lvlJc w:val="right"/>
      <w:pPr>
        <w:ind w:left="2160" w:hanging="180"/>
      </w:pPr>
    </w:lvl>
    <w:lvl w:ilvl="3" w:tplc="5D82D98E">
      <w:start w:val="1"/>
      <w:numFmt w:val="decimal"/>
      <w:lvlText w:val="%4."/>
      <w:lvlJc w:val="left"/>
      <w:pPr>
        <w:ind w:left="2880" w:hanging="360"/>
      </w:pPr>
    </w:lvl>
    <w:lvl w:ilvl="4" w:tplc="C39247A2">
      <w:start w:val="1"/>
      <w:numFmt w:val="lowerLetter"/>
      <w:lvlText w:val="%5."/>
      <w:lvlJc w:val="left"/>
      <w:pPr>
        <w:ind w:left="3600" w:hanging="360"/>
      </w:pPr>
    </w:lvl>
    <w:lvl w:ilvl="5" w:tplc="738C5FF8">
      <w:start w:val="1"/>
      <w:numFmt w:val="lowerRoman"/>
      <w:lvlText w:val="%6."/>
      <w:lvlJc w:val="right"/>
      <w:pPr>
        <w:ind w:left="4320" w:hanging="180"/>
      </w:pPr>
    </w:lvl>
    <w:lvl w:ilvl="6" w:tplc="23F6027E">
      <w:start w:val="1"/>
      <w:numFmt w:val="decimal"/>
      <w:lvlText w:val="%7."/>
      <w:lvlJc w:val="left"/>
      <w:pPr>
        <w:ind w:left="5040" w:hanging="360"/>
      </w:pPr>
    </w:lvl>
    <w:lvl w:ilvl="7" w:tplc="E33C2666">
      <w:start w:val="1"/>
      <w:numFmt w:val="lowerLetter"/>
      <w:lvlText w:val="%8."/>
      <w:lvlJc w:val="left"/>
      <w:pPr>
        <w:ind w:left="5760" w:hanging="360"/>
      </w:pPr>
    </w:lvl>
    <w:lvl w:ilvl="8" w:tplc="8A600778">
      <w:start w:val="1"/>
      <w:numFmt w:val="lowerRoman"/>
      <w:lvlText w:val="%9."/>
      <w:lvlJc w:val="right"/>
      <w:pPr>
        <w:ind w:left="6480" w:hanging="180"/>
      </w:pPr>
    </w:lvl>
  </w:abstractNum>
  <w:abstractNum w:abstractNumId="41" w15:restartNumberingAfterBreak="0">
    <w:nsid w:val="69D55A91"/>
    <w:multiLevelType w:val="hybridMultilevel"/>
    <w:tmpl w:val="FFFFFFFF"/>
    <w:lvl w:ilvl="0" w:tplc="88464672">
      <w:start w:val="1"/>
      <w:numFmt w:val="upperLetter"/>
      <w:lvlText w:val="%1."/>
      <w:lvlJc w:val="left"/>
      <w:pPr>
        <w:ind w:left="720" w:hanging="360"/>
      </w:pPr>
    </w:lvl>
    <w:lvl w:ilvl="1" w:tplc="069AC3B8">
      <w:start w:val="1"/>
      <w:numFmt w:val="lowerLetter"/>
      <w:lvlText w:val="%2."/>
      <w:lvlJc w:val="left"/>
      <w:pPr>
        <w:ind w:left="1440" w:hanging="360"/>
      </w:pPr>
    </w:lvl>
    <w:lvl w:ilvl="2" w:tplc="F760BFCA">
      <w:start w:val="1"/>
      <w:numFmt w:val="lowerRoman"/>
      <w:lvlText w:val="%3."/>
      <w:lvlJc w:val="right"/>
      <w:pPr>
        <w:ind w:left="2160" w:hanging="180"/>
      </w:pPr>
    </w:lvl>
    <w:lvl w:ilvl="3" w:tplc="2E2EE0F0">
      <w:start w:val="1"/>
      <w:numFmt w:val="decimal"/>
      <w:lvlText w:val="%4."/>
      <w:lvlJc w:val="left"/>
      <w:pPr>
        <w:ind w:left="2880" w:hanging="360"/>
      </w:pPr>
    </w:lvl>
    <w:lvl w:ilvl="4" w:tplc="F686156C">
      <w:start w:val="1"/>
      <w:numFmt w:val="lowerLetter"/>
      <w:lvlText w:val="%5."/>
      <w:lvlJc w:val="left"/>
      <w:pPr>
        <w:ind w:left="3600" w:hanging="360"/>
      </w:pPr>
    </w:lvl>
    <w:lvl w:ilvl="5" w:tplc="40D0E362">
      <w:start w:val="1"/>
      <w:numFmt w:val="lowerRoman"/>
      <w:lvlText w:val="%6."/>
      <w:lvlJc w:val="right"/>
      <w:pPr>
        <w:ind w:left="4320" w:hanging="180"/>
      </w:pPr>
    </w:lvl>
    <w:lvl w:ilvl="6" w:tplc="E78225DC">
      <w:start w:val="1"/>
      <w:numFmt w:val="decimal"/>
      <w:lvlText w:val="%7."/>
      <w:lvlJc w:val="left"/>
      <w:pPr>
        <w:ind w:left="5040" w:hanging="360"/>
      </w:pPr>
    </w:lvl>
    <w:lvl w:ilvl="7" w:tplc="B302C2BE">
      <w:start w:val="1"/>
      <w:numFmt w:val="lowerLetter"/>
      <w:lvlText w:val="%8."/>
      <w:lvlJc w:val="left"/>
      <w:pPr>
        <w:ind w:left="5760" w:hanging="360"/>
      </w:pPr>
    </w:lvl>
    <w:lvl w:ilvl="8" w:tplc="AE5691B8">
      <w:start w:val="1"/>
      <w:numFmt w:val="lowerRoman"/>
      <w:lvlText w:val="%9."/>
      <w:lvlJc w:val="right"/>
      <w:pPr>
        <w:ind w:left="6480" w:hanging="180"/>
      </w:pPr>
    </w:lvl>
  </w:abstractNum>
  <w:abstractNum w:abstractNumId="4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4" w15:restartNumberingAfterBreak="0">
    <w:nsid w:val="713F58E4"/>
    <w:multiLevelType w:val="hybridMultilevel"/>
    <w:tmpl w:val="FFFFFFFF"/>
    <w:lvl w:ilvl="0" w:tplc="F80A4FE6">
      <w:start w:val="1"/>
      <w:numFmt w:val="decimal"/>
      <w:lvlText w:val="[%1]"/>
      <w:lvlJc w:val="left"/>
      <w:pPr>
        <w:ind w:left="720" w:hanging="360"/>
      </w:pPr>
    </w:lvl>
    <w:lvl w:ilvl="1" w:tplc="8AF0C0C4">
      <w:start w:val="1"/>
      <w:numFmt w:val="lowerLetter"/>
      <w:lvlText w:val="%2."/>
      <w:lvlJc w:val="left"/>
      <w:pPr>
        <w:ind w:left="1440" w:hanging="360"/>
      </w:pPr>
    </w:lvl>
    <w:lvl w:ilvl="2" w:tplc="C6565CBC">
      <w:start w:val="1"/>
      <w:numFmt w:val="lowerRoman"/>
      <w:lvlText w:val="%3."/>
      <w:lvlJc w:val="right"/>
      <w:pPr>
        <w:ind w:left="2160" w:hanging="180"/>
      </w:pPr>
    </w:lvl>
    <w:lvl w:ilvl="3" w:tplc="2DA8CCB6">
      <w:start w:val="1"/>
      <w:numFmt w:val="decimal"/>
      <w:lvlText w:val="%4."/>
      <w:lvlJc w:val="left"/>
      <w:pPr>
        <w:ind w:left="2880" w:hanging="360"/>
      </w:pPr>
    </w:lvl>
    <w:lvl w:ilvl="4" w:tplc="F2A8CB0A">
      <w:start w:val="1"/>
      <w:numFmt w:val="lowerLetter"/>
      <w:lvlText w:val="%5."/>
      <w:lvlJc w:val="left"/>
      <w:pPr>
        <w:ind w:left="3600" w:hanging="360"/>
      </w:pPr>
    </w:lvl>
    <w:lvl w:ilvl="5" w:tplc="E0CC94DE">
      <w:start w:val="1"/>
      <w:numFmt w:val="lowerRoman"/>
      <w:lvlText w:val="%6."/>
      <w:lvlJc w:val="right"/>
      <w:pPr>
        <w:ind w:left="4320" w:hanging="180"/>
      </w:pPr>
    </w:lvl>
    <w:lvl w:ilvl="6" w:tplc="748CBF3C">
      <w:start w:val="1"/>
      <w:numFmt w:val="decimal"/>
      <w:lvlText w:val="%7."/>
      <w:lvlJc w:val="left"/>
      <w:pPr>
        <w:ind w:left="5040" w:hanging="360"/>
      </w:pPr>
    </w:lvl>
    <w:lvl w:ilvl="7" w:tplc="E504880C">
      <w:start w:val="1"/>
      <w:numFmt w:val="lowerLetter"/>
      <w:lvlText w:val="%8."/>
      <w:lvlJc w:val="left"/>
      <w:pPr>
        <w:ind w:left="5760" w:hanging="360"/>
      </w:pPr>
    </w:lvl>
    <w:lvl w:ilvl="8" w:tplc="BDE6B0B8">
      <w:start w:val="1"/>
      <w:numFmt w:val="lowerRoman"/>
      <w:lvlText w:val="%9."/>
      <w:lvlJc w:val="right"/>
      <w:pPr>
        <w:ind w:left="6480" w:hanging="180"/>
      </w:pPr>
    </w:lvl>
  </w:abstractNum>
  <w:abstractNum w:abstractNumId="45" w15:restartNumberingAfterBreak="0">
    <w:nsid w:val="7157719B"/>
    <w:multiLevelType w:val="hybridMultilevel"/>
    <w:tmpl w:val="FFFFFFFF"/>
    <w:lvl w:ilvl="0" w:tplc="3C26E650">
      <w:start w:val="1"/>
      <w:numFmt w:val="decimal"/>
      <w:lvlText w:val="[%1]"/>
      <w:lvlJc w:val="left"/>
      <w:pPr>
        <w:ind w:left="720" w:hanging="360"/>
      </w:pPr>
    </w:lvl>
    <w:lvl w:ilvl="1" w:tplc="42B8EF2E">
      <w:start w:val="1"/>
      <w:numFmt w:val="lowerLetter"/>
      <w:lvlText w:val="%2."/>
      <w:lvlJc w:val="left"/>
      <w:pPr>
        <w:ind w:left="1440" w:hanging="360"/>
      </w:pPr>
    </w:lvl>
    <w:lvl w:ilvl="2" w:tplc="3F5C17AE">
      <w:start w:val="1"/>
      <w:numFmt w:val="lowerRoman"/>
      <w:lvlText w:val="%3."/>
      <w:lvlJc w:val="right"/>
      <w:pPr>
        <w:ind w:left="2160" w:hanging="180"/>
      </w:pPr>
    </w:lvl>
    <w:lvl w:ilvl="3" w:tplc="D29C25C2">
      <w:start w:val="1"/>
      <w:numFmt w:val="decimal"/>
      <w:lvlText w:val="%4."/>
      <w:lvlJc w:val="left"/>
      <w:pPr>
        <w:ind w:left="2880" w:hanging="360"/>
      </w:pPr>
    </w:lvl>
    <w:lvl w:ilvl="4" w:tplc="DB2815A0">
      <w:start w:val="1"/>
      <w:numFmt w:val="lowerLetter"/>
      <w:lvlText w:val="%5."/>
      <w:lvlJc w:val="left"/>
      <w:pPr>
        <w:ind w:left="3600" w:hanging="360"/>
      </w:pPr>
    </w:lvl>
    <w:lvl w:ilvl="5" w:tplc="0FCA0C04">
      <w:start w:val="1"/>
      <w:numFmt w:val="lowerRoman"/>
      <w:lvlText w:val="%6."/>
      <w:lvlJc w:val="right"/>
      <w:pPr>
        <w:ind w:left="4320" w:hanging="180"/>
      </w:pPr>
    </w:lvl>
    <w:lvl w:ilvl="6" w:tplc="393635FC">
      <w:start w:val="1"/>
      <w:numFmt w:val="decimal"/>
      <w:lvlText w:val="%7."/>
      <w:lvlJc w:val="left"/>
      <w:pPr>
        <w:ind w:left="5040" w:hanging="360"/>
      </w:pPr>
    </w:lvl>
    <w:lvl w:ilvl="7" w:tplc="9462F57C">
      <w:start w:val="1"/>
      <w:numFmt w:val="lowerLetter"/>
      <w:lvlText w:val="%8."/>
      <w:lvlJc w:val="left"/>
      <w:pPr>
        <w:ind w:left="5760" w:hanging="360"/>
      </w:pPr>
    </w:lvl>
    <w:lvl w:ilvl="8" w:tplc="48E02B1E">
      <w:start w:val="1"/>
      <w:numFmt w:val="lowerRoman"/>
      <w:lvlText w:val="%9."/>
      <w:lvlJc w:val="right"/>
      <w:pPr>
        <w:ind w:left="6480" w:hanging="180"/>
      </w:pPr>
    </w:lvl>
  </w:abstractNum>
  <w:abstractNum w:abstractNumId="46" w15:restartNumberingAfterBreak="0">
    <w:nsid w:val="719354DA"/>
    <w:multiLevelType w:val="hybridMultilevel"/>
    <w:tmpl w:val="FFFFFFFF"/>
    <w:lvl w:ilvl="0" w:tplc="DEBAFFE4">
      <w:start w:val="1"/>
      <w:numFmt w:val="decimal"/>
      <w:lvlText w:val="[%1]"/>
      <w:lvlJc w:val="left"/>
      <w:pPr>
        <w:ind w:left="720" w:hanging="360"/>
      </w:pPr>
    </w:lvl>
    <w:lvl w:ilvl="1" w:tplc="5DBC9134">
      <w:start w:val="1"/>
      <w:numFmt w:val="lowerLetter"/>
      <w:lvlText w:val="%2."/>
      <w:lvlJc w:val="left"/>
      <w:pPr>
        <w:ind w:left="1440" w:hanging="360"/>
      </w:pPr>
    </w:lvl>
    <w:lvl w:ilvl="2" w:tplc="FB385D8C">
      <w:start w:val="1"/>
      <w:numFmt w:val="lowerRoman"/>
      <w:lvlText w:val="%3."/>
      <w:lvlJc w:val="right"/>
      <w:pPr>
        <w:ind w:left="2160" w:hanging="180"/>
      </w:pPr>
    </w:lvl>
    <w:lvl w:ilvl="3" w:tplc="42448A7C">
      <w:start w:val="1"/>
      <w:numFmt w:val="decimal"/>
      <w:lvlText w:val="%4."/>
      <w:lvlJc w:val="left"/>
      <w:pPr>
        <w:ind w:left="2880" w:hanging="360"/>
      </w:pPr>
    </w:lvl>
    <w:lvl w:ilvl="4" w:tplc="53D694A6">
      <w:start w:val="1"/>
      <w:numFmt w:val="lowerLetter"/>
      <w:lvlText w:val="%5."/>
      <w:lvlJc w:val="left"/>
      <w:pPr>
        <w:ind w:left="3600" w:hanging="360"/>
      </w:pPr>
    </w:lvl>
    <w:lvl w:ilvl="5" w:tplc="163E95AC">
      <w:start w:val="1"/>
      <w:numFmt w:val="lowerRoman"/>
      <w:lvlText w:val="%6."/>
      <w:lvlJc w:val="right"/>
      <w:pPr>
        <w:ind w:left="4320" w:hanging="180"/>
      </w:pPr>
    </w:lvl>
    <w:lvl w:ilvl="6" w:tplc="662C35C0">
      <w:start w:val="1"/>
      <w:numFmt w:val="decimal"/>
      <w:lvlText w:val="%7."/>
      <w:lvlJc w:val="left"/>
      <w:pPr>
        <w:ind w:left="5040" w:hanging="360"/>
      </w:pPr>
    </w:lvl>
    <w:lvl w:ilvl="7" w:tplc="597C875C">
      <w:start w:val="1"/>
      <w:numFmt w:val="lowerLetter"/>
      <w:lvlText w:val="%8."/>
      <w:lvlJc w:val="left"/>
      <w:pPr>
        <w:ind w:left="5760" w:hanging="360"/>
      </w:pPr>
    </w:lvl>
    <w:lvl w:ilvl="8" w:tplc="6BD07474">
      <w:start w:val="1"/>
      <w:numFmt w:val="lowerRoman"/>
      <w:lvlText w:val="%9."/>
      <w:lvlJc w:val="right"/>
      <w:pPr>
        <w:ind w:left="6480" w:hanging="180"/>
      </w:pPr>
    </w:lvl>
  </w:abstractNum>
  <w:abstractNum w:abstractNumId="47" w15:restartNumberingAfterBreak="0">
    <w:nsid w:val="75D25413"/>
    <w:multiLevelType w:val="hybridMultilevel"/>
    <w:tmpl w:val="FFFFFFFF"/>
    <w:lvl w:ilvl="0" w:tplc="2C4CC8B8">
      <w:start w:val="1"/>
      <w:numFmt w:val="decimal"/>
      <w:lvlText w:val="[%1]"/>
      <w:lvlJc w:val="left"/>
      <w:pPr>
        <w:ind w:left="720" w:hanging="360"/>
      </w:pPr>
    </w:lvl>
    <w:lvl w:ilvl="1" w:tplc="F8D81888">
      <w:start w:val="1"/>
      <w:numFmt w:val="lowerLetter"/>
      <w:lvlText w:val="%2."/>
      <w:lvlJc w:val="left"/>
      <w:pPr>
        <w:ind w:left="1440" w:hanging="360"/>
      </w:pPr>
    </w:lvl>
    <w:lvl w:ilvl="2" w:tplc="75885A00">
      <w:start w:val="1"/>
      <w:numFmt w:val="lowerRoman"/>
      <w:lvlText w:val="%3."/>
      <w:lvlJc w:val="right"/>
      <w:pPr>
        <w:ind w:left="2160" w:hanging="180"/>
      </w:pPr>
    </w:lvl>
    <w:lvl w:ilvl="3" w:tplc="45B808FC">
      <w:start w:val="1"/>
      <w:numFmt w:val="decimal"/>
      <w:lvlText w:val="%4."/>
      <w:lvlJc w:val="left"/>
      <w:pPr>
        <w:ind w:left="2880" w:hanging="360"/>
      </w:pPr>
    </w:lvl>
    <w:lvl w:ilvl="4" w:tplc="F132D492">
      <w:start w:val="1"/>
      <w:numFmt w:val="lowerLetter"/>
      <w:lvlText w:val="%5."/>
      <w:lvlJc w:val="left"/>
      <w:pPr>
        <w:ind w:left="3600" w:hanging="360"/>
      </w:pPr>
    </w:lvl>
    <w:lvl w:ilvl="5" w:tplc="9376903E">
      <w:start w:val="1"/>
      <w:numFmt w:val="lowerRoman"/>
      <w:lvlText w:val="%6."/>
      <w:lvlJc w:val="right"/>
      <w:pPr>
        <w:ind w:left="4320" w:hanging="180"/>
      </w:pPr>
    </w:lvl>
    <w:lvl w:ilvl="6" w:tplc="45787382">
      <w:start w:val="1"/>
      <w:numFmt w:val="decimal"/>
      <w:lvlText w:val="%7."/>
      <w:lvlJc w:val="left"/>
      <w:pPr>
        <w:ind w:left="5040" w:hanging="360"/>
      </w:pPr>
    </w:lvl>
    <w:lvl w:ilvl="7" w:tplc="B412A2F4">
      <w:start w:val="1"/>
      <w:numFmt w:val="lowerLetter"/>
      <w:lvlText w:val="%8."/>
      <w:lvlJc w:val="left"/>
      <w:pPr>
        <w:ind w:left="5760" w:hanging="360"/>
      </w:pPr>
    </w:lvl>
    <w:lvl w:ilvl="8" w:tplc="EC4CDB56">
      <w:start w:val="1"/>
      <w:numFmt w:val="lowerRoman"/>
      <w:lvlText w:val="%9."/>
      <w:lvlJc w:val="right"/>
      <w:pPr>
        <w:ind w:left="6480" w:hanging="180"/>
      </w:pPr>
    </w:lvl>
  </w:abstractNum>
  <w:abstractNum w:abstractNumId="48" w15:restartNumberingAfterBreak="0">
    <w:nsid w:val="78C15474"/>
    <w:multiLevelType w:val="hybridMultilevel"/>
    <w:tmpl w:val="FFFFFFFF"/>
    <w:lvl w:ilvl="0" w:tplc="40C2B346">
      <w:start w:val="1"/>
      <w:numFmt w:val="upperLetter"/>
      <w:lvlText w:val="%1."/>
      <w:lvlJc w:val="left"/>
      <w:pPr>
        <w:ind w:left="720" w:hanging="360"/>
      </w:pPr>
    </w:lvl>
    <w:lvl w:ilvl="1" w:tplc="F856BA20">
      <w:start w:val="1"/>
      <w:numFmt w:val="lowerLetter"/>
      <w:lvlText w:val="%2."/>
      <w:lvlJc w:val="left"/>
      <w:pPr>
        <w:ind w:left="1440" w:hanging="360"/>
      </w:pPr>
    </w:lvl>
    <w:lvl w:ilvl="2" w:tplc="01F6861A">
      <w:start w:val="1"/>
      <w:numFmt w:val="lowerRoman"/>
      <w:lvlText w:val="%3."/>
      <w:lvlJc w:val="right"/>
      <w:pPr>
        <w:ind w:left="2160" w:hanging="180"/>
      </w:pPr>
    </w:lvl>
    <w:lvl w:ilvl="3" w:tplc="2FC0414E">
      <w:start w:val="1"/>
      <w:numFmt w:val="decimal"/>
      <w:lvlText w:val="%4."/>
      <w:lvlJc w:val="left"/>
      <w:pPr>
        <w:ind w:left="2880" w:hanging="360"/>
      </w:pPr>
    </w:lvl>
    <w:lvl w:ilvl="4" w:tplc="C0F4D38C">
      <w:start w:val="1"/>
      <w:numFmt w:val="lowerLetter"/>
      <w:lvlText w:val="%5."/>
      <w:lvlJc w:val="left"/>
      <w:pPr>
        <w:ind w:left="3600" w:hanging="360"/>
      </w:pPr>
    </w:lvl>
    <w:lvl w:ilvl="5" w:tplc="399CA478">
      <w:start w:val="1"/>
      <w:numFmt w:val="lowerRoman"/>
      <w:lvlText w:val="%6."/>
      <w:lvlJc w:val="right"/>
      <w:pPr>
        <w:ind w:left="4320" w:hanging="180"/>
      </w:pPr>
    </w:lvl>
    <w:lvl w:ilvl="6" w:tplc="147E77E8">
      <w:start w:val="1"/>
      <w:numFmt w:val="decimal"/>
      <w:lvlText w:val="%7."/>
      <w:lvlJc w:val="left"/>
      <w:pPr>
        <w:ind w:left="5040" w:hanging="360"/>
      </w:pPr>
    </w:lvl>
    <w:lvl w:ilvl="7" w:tplc="7FAE980E">
      <w:start w:val="1"/>
      <w:numFmt w:val="lowerLetter"/>
      <w:lvlText w:val="%8."/>
      <w:lvlJc w:val="left"/>
      <w:pPr>
        <w:ind w:left="5760" w:hanging="360"/>
      </w:pPr>
    </w:lvl>
    <w:lvl w:ilvl="8" w:tplc="FD3205A0">
      <w:start w:val="1"/>
      <w:numFmt w:val="lowerRoman"/>
      <w:lvlText w:val="%9."/>
      <w:lvlJc w:val="right"/>
      <w:pPr>
        <w:ind w:left="6480" w:hanging="180"/>
      </w:pPr>
    </w:lvl>
  </w:abstractNum>
  <w:abstractNum w:abstractNumId="49" w15:restartNumberingAfterBreak="0">
    <w:nsid w:val="7D5D380E"/>
    <w:multiLevelType w:val="hybridMultilevel"/>
    <w:tmpl w:val="8C8435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E752BEF"/>
    <w:multiLevelType w:val="hybridMultilevel"/>
    <w:tmpl w:val="FFFFFFFF"/>
    <w:lvl w:ilvl="0" w:tplc="38BCD632">
      <w:start w:val="1"/>
      <w:numFmt w:val="upperLetter"/>
      <w:lvlText w:val="%1."/>
      <w:lvlJc w:val="left"/>
      <w:pPr>
        <w:ind w:left="720" w:hanging="360"/>
      </w:pPr>
    </w:lvl>
    <w:lvl w:ilvl="1" w:tplc="E3D61298">
      <w:start w:val="1"/>
      <w:numFmt w:val="lowerLetter"/>
      <w:lvlText w:val="%2."/>
      <w:lvlJc w:val="left"/>
      <w:pPr>
        <w:ind w:left="1440" w:hanging="360"/>
      </w:pPr>
    </w:lvl>
    <w:lvl w:ilvl="2" w:tplc="9586D52A">
      <w:start w:val="1"/>
      <w:numFmt w:val="lowerRoman"/>
      <w:lvlText w:val="%3."/>
      <w:lvlJc w:val="right"/>
      <w:pPr>
        <w:ind w:left="2160" w:hanging="180"/>
      </w:pPr>
    </w:lvl>
    <w:lvl w:ilvl="3" w:tplc="5F9C50F6">
      <w:start w:val="1"/>
      <w:numFmt w:val="decimal"/>
      <w:lvlText w:val="%4."/>
      <w:lvlJc w:val="left"/>
      <w:pPr>
        <w:ind w:left="2880" w:hanging="360"/>
      </w:pPr>
    </w:lvl>
    <w:lvl w:ilvl="4" w:tplc="80A23382">
      <w:start w:val="1"/>
      <w:numFmt w:val="lowerLetter"/>
      <w:lvlText w:val="%5."/>
      <w:lvlJc w:val="left"/>
      <w:pPr>
        <w:ind w:left="3600" w:hanging="360"/>
      </w:pPr>
    </w:lvl>
    <w:lvl w:ilvl="5" w:tplc="69881CD6">
      <w:start w:val="1"/>
      <w:numFmt w:val="lowerRoman"/>
      <w:lvlText w:val="%6."/>
      <w:lvlJc w:val="right"/>
      <w:pPr>
        <w:ind w:left="4320" w:hanging="180"/>
      </w:pPr>
    </w:lvl>
    <w:lvl w:ilvl="6" w:tplc="A3F8EE1A">
      <w:start w:val="1"/>
      <w:numFmt w:val="decimal"/>
      <w:lvlText w:val="%7."/>
      <w:lvlJc w:val="left"/>
      <w:pPr>
        <w:ind w:left="5040" w:hanging="360"/>
      </w:pPr>
    </w:lvl>
    <w:lvl w:ilvl="7" w:tplc="19D8CC14">
      <w:start w:val="1"/>
      <w:numFmt w:val="lowerLetter"/>
      <w:lvlText w:val="%8."/>
      <w:lvlJc w:val="left"/>
      <w:pPr>
        <w:ind w:left="5760" w:hanging="360"/>
      </w:pPr>
    </w:lvl>
    <w:lvl w:ilvl="8" w:tplc="A77A98FE">
      <w:start w:val="1"/>
      <w:numFmt w:val="lowerRoman"/>
      <w:lvlText w:val="%9."/>
      <w:lvlJc w:val="right"/>
      <w:pPr>
        <w:ind w:left="6480" w:hanging="180"/>
      </w:pPr>
    </w:lvl>
  </w:abstractNum>
  <w:abstractNum w:abstractNumId="51" w15:restartNumberingAfterBreak="0">
    <w:nsid w:val="7E931F01"/>
    <w:multiLevelType w:val="hybridMultilevel"/>
    <w:tmpl w:val="FFFFFFFF"/>
    <w:lvl w:ilvl="0" w:tplc="4B067FA6">
      <w:start w:val="1"/>
      <w:numFmt w:val="decimal"/>
      <w:lvlText w:val="[%1]"/>
      <w:lvlJc w:val="left"/>
      <w:pPr>
        <w:ind w:left="720" w:hanging="360"/>
      </w:pPr>
    </w:lvl>
    <w:lvl w:ilvl="1" w:tplc="A7980848">
      <w:start w:val="1"/>
      <w:numFmt w:val="lowerLetter"/>
      <w:lvlText w:val="%2."/>
      <w:lvlJc w:val="left"/>
      <w:pPr>
        <w:ind w:left="1440" w:hanging="360"/>
      </w:pPr>
    </w:lvl>
    <w:lvl w:ilvl="2" w:tplc="230A8110">
      <w:start w:val="1"/>
      <w:numFmt w:val="lowerRoman"/>
      <w:lvlText w:val="%3."/>
      <w:lvlJc w:val="right"/>
      <w:pPr>
        <w:ind w:left="2160" w:hanging="180"/>
      </w:pPr>
    </w:lvl>
    <w:lvl w:ilvl="3" w:tplc="DA162818">
      <w:start w:val="1"/>
      <w:numFmt w:val="decimal"/>
      <w:lvlText w:val="%4."/>
      <w:lvlJc w:val="left"/>
      <w:pPr>
        <w:ind w:left="2880" w:hanging="360"/>
      </w:pPr>
    </w:lvl>
    <w:lvl w:ilvl="4" w:tplc="6FA48452">
      <w:start w:val="1"/>
      <w:numFmt w:val="lowerLetter"/>
      <w:lvlText w:val="%5."/>
      <w:lvlJc w:val="left"/>
      <w:pPr>
        <w:ind w:left="3600" w:hanging="360"/>
      </w:pPr>
    </w:lvl>
    <w:lvl w:ilvl="5" w:tplc="B0D2DCC8">
      <w:start w:val="1"/>
      <w:numFmt w:val="lowerRoman"/>
      <w:lvlText w:val="%6."/>
      <w:lvlJc w:val="right"/>
      <w:pPr>
        <w:ind w:left="4320" w:hanging="180"/>
      </w:pPr>
    </w:lvl>
    <w:lvl w:ilvl="6" w:tplc="617AE952">
      <w:start w:val="1"/>
      <w:numFmt w:val="decimal"/>
      <w:lvlText w:val="%7."/>
      <w:lvlJc w:val="left"/>
      <w:pPr>
        <w:ind w:left="5040" w:hanging="360"/>
      </w:pPr>
    </w:lvl>
    <w:lvl w:ilvl="7" w:tplc="8E108080">
      <w:start w:val="1"/>
      <w:numFmt w:val="lowerLetter"/>
      <w:lvlText w:val="%8."/>
      <w:lvlJc w:val="left"/>
      <w:pPr>
        <w:ind w:left="5760" w:hanging="360"/>
      </w:pPr>
    </w:lvl>
    <w:lvl w:ilvl="8" w:tplc="3AA64658">
      <w:start w:val="1"/>
      <w:numFmt w:val="lowerRoman"/>
      <w:lvlText w:val="%9."/>
      <w:lvlJc w:val="right"/>
      <w:pPr>
        <w:ind w:left="6480" w:hanging="180"/>
      </w:pPr>
    </w:lvl>
  </w:abstractNum>
  <w:abstractNum w:abstractNumId="52" w15:restartNumberingAfterBreak="0">
    <w:nsid w:val="7FF35887"/>
    <w:multiLevelType w:val="hybridMultilevel"/>
    <w:tmpl w:val="11C4FE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30"/>
  </w:num>
  <w:num w:numId="4">
    <w:abstractNumId w:val="42"/>
  </w:num>
  <w:num w:numId="5">
    <w:abstractNumId w:val="24"/>
  </w:num>
  <w:num w:numId="6">
    <w:abstractNumId w:val="33"/>
  </w:num>
  <w:num w:numId="7">
    <w:abstractNumId w:val="33"/>
  </w:num>
  <w:num w:numId="8">
    <w:abstractNumId w:val="33"/>
  </w:num>
  <w:num w:numId="9">
    <w:abstractNumId w:val="33"/>
  </w:num>
  <w:num w:numId="10">
    <w:abstractNumId w:val="36"/>
  </w:num>
  <w:num w:numId="11">
    <w:abstractNumId w:val="43"/>
  </w:num>
  <w:num w:numId="12">
    <w:abstractNumId w:val="31"/>
  </w:num>
  <w:num w:numId="13">
    <w:abstractNumId w:val="20"/>
  </w:num>
  <w:num w:numId="14">
    <w:abstractNumId w:val="19"/>
  </w:num>
  <w:num w:numId="15">
    <w:abstractNumId w:val="0"/>
  </w:num>
  <w:num w:numId="16">
    <w:abstractNumId w:val="10"/>
  </w:num>
  <w:num w:numId="17">
    <w:abstractNumId w:val="8"/>
  </w:num>
  <w:num w:numId="18">
    <w:abstractNumId w:val="7"/>
  </w:num>
  <w:num w:numId="19">
    <w:abstractNumId w:val="6"/>
  </w:num>
  <w:num w:numId="20">
    <w:abstractNumId w:val="5"/>
  </w:num>
  <w:num w:numId="21">
    <w:abstractNumId w:val="9"/>
  </w:num>
  <w:num w:numId="22">
    <w:abstractNumId w:val="4"/>
  </w:num>
  <w:num w:numId="23">
    <w:abstractNumId w:val="3"/>
  </w:num>
  <w:num w:numId="24">
    <w:abstractNumId w:val="2"/>
  </w:num>
  <w:num w:numId="25">
    <w:abstractNumId w:val="1"/>
  </w:num>
  <w:num w:numId="26">
    <w:abstractNumId w:val="34"/>
  </w:num>
  <w:num w:numId="27">
    <w:abstractNumId w:val="39"/>
  </w:num>
  <w:num w:numId="28">
    <w:abstractNumId w:val="14"/>
  </w:num>
  <w:num w:numId="29">
    <w:abstractNumId w:val="28"/>
  </w:num>
  <w:num w:numId="30">
    <w:abstractNumId w:val="21"/>
  </w:num>
  <w:num w:numId="31">
    <w:abstractNumId w:val="48"/>
  </w:num>
  <w:num w:numId="32">
    <w:abstractNumId w:val="23"/>
  </w:num>
  <w:num w:numId="33">
    <w:abstractNumId w:val="32"/>
  </w:num>
  <w:num w:numId="34">
    <w:abstractNumId w:val="18"/>
  </w:num>
  <w:num w:numId="35">
    <w:abstractNumId w:val="35"/>
  </w:num>
  <w:num w:numId="36">
    <w:abstractNumId w:val="51"/>
  </w:num>
  <w:num w:numId="37">
    <w:abstractNumId w:val="40"/>
  </w:num>
  <w:num w:numId="38">
    <w:abstractNumId w:val="44"/>
  </w:num>
  <w:num w:numId="39">
    <w:abstractNumId w:val="50"/>
  </w:num>
  <w:num w:numId="40">
    <w:abstractNumId w:val="45"/>
  </w:num>
  <w:num w:numId="41">
    <w:abstractNumId w:val="41"/>
  </w:num>
  <w:num w:numId="42">
    <w:abstractNumId w:val="46"/>
  </w:num>
  <w:num w:numId="43">
    <w:abstractNumId w:val="12"/>
  </w:num>
  <w:num w:numId="44">
    <w:abstractNumId w:val="37"/>
  </w:num>
  <w:num w:numId="45">
    <w:abstractNumId w:val="13"/>
  </w:num>
  <w:num w:numId="46">
    <w:abstractNumId w:val="29"/>
  </w:num>
  <w:num w:numId="47">
    <w:abstractNumId w:val="38"/>
  </w:num>
  <w:num w:numId="48">
    <w:abstractNumId w:val="47"/>
  </w:num>
  <w:num w:numId="49">
    <w:abstractNumId w:val="11"/>
  </w:num>
  <w:num w:numId="50">
    <w:abstractNumId w:val="27"/>
  </w:num>
  <w:num w:numId="51">
    <w:abstractNumId w:val="49"/>
  </w:num>
  <w:num w:numId="52">
    <w:abstractNumId w:val="25"/>
  </w:num>
  <w:num w:numId="53">
    <w:abstractNumId w:val="17"/>
  </w:num>
  <w:num w:numId="54">
    <w:abstractNumId w:val="52"/>
  </w:num>
  <w:num w:numId="55">
    <w:abstractNumId w:val="33"/>
    <w:lvlOverride w:ilvl="0">
      <w:startOverride w:val="1"/>
    </w:lvlOverride>
    <w:lvlOverride w:ilvl="1">
      <w:startOverride w:val="1"/>
    </w:lvlOverride>
  </w:num>
  <w:num w:numId="56">
    <w:abstractNumId w:val="26"/>
  </w:num>
  <w:num w:numId="57">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ApIGFgZGRuamFko6SsGpxcWZ+XkgBYbGtQB2E/XELQAAAA=="/>
  </w:docVars>
  <w:rsids>
    <w:rsidRoot w:val="009303D9"/>
    <w:rsid w:val="00000358"/>
    <w:rsid w:val="000013E1"/>
    <w:rsid w:val="00002E02"/>
    <w:rsid w:val="00003935"/>
    <w:rsid w:val="000039F4"/>
    <w:rsid w:val="00003A74"/>
    <w:rsid w:val="00003E06"/>
    <w:rsid w:val="000071EF"/>
    <w:rsid w:val="00007B53"/>
    <w:rsid w:val="00007ED9"/>
    <w:rsid w:val="0001010A"/>
    <w:rsid w:val="00011548"/>
    <w:rsid w:val="000123E8"/>
    <w:rsid w:val="00012621"/>
    <w:rsid w:val="00015D4E"/>
    <w:rsid w:val="0001662C"/>
    <w:rsid w:val="000174DC"/>
    <w:rsid w:val="00020407"/>
    <w:rsid w:val="000209E1"/>
    <w:rsid w:val="000214CE"/>
    <w:rsid w:val="00023007"/>
    <w:rsid w:val="00023E42"/>
    <w:rsid w:val="0002509A"/>
    <w:rsid w:val="00025BF0"/>
    <w:rsid w:val="000266A7"/>
    <w:rsid w:val="00026CFE"/>
    <w:rsid w:val="00027B03"/>
    <w:rsid w:val="00030E8C"/>
    <w:rsid w:val="00031708"/>
    <w:rsid w:val="00032811"/>
    <w:rsid w:val="00032854"/>
    <w:rsid w:val="000333EA"/>
    <w:rsid w:val="00033749"/>
    <w:rsid w:val="00036E0A"/>
    <w:rsid w:val="0004002D"/>
    <w:rsid w:val="00040388"/>
    <w:rsid w:val="00041566"/>
    <w:rsid w:val="000420F7"/>
    <w:rsid w:val="00042ABC"/>
    <w:rsid w:val="00042E4A"/>
    <w:rsid w:val="00043A1F"/>
    <w:rsid w:val="00046C3F"/>
    <w:rsid w:val="000476D1"/>
    <w:rsid w:val="0004781E"/>
    <w:rsid w:val="00050914"/>
    <w:rsid w:val="00051348"/>
    <w:rsid w:val="00051C00"/>
    <w:rsid w:val="0005244B"/>
    <w:rsid w:val="00052DB1"/>
    <w:rsid w:val="000540D6"/>
    <w:rsid w:val="00055176"/>
    <w:rsid w:val="00055CC6"/>
    <w:rsid w:val="0005681D"/>
    <w:rsid w:val="000603E1"/>
    <w:rsid w:val="00060B07"/>
    <w:rsid w:val="00060C13"/>
    <w:rsid w:val="0006111F"/>
    <w:rsid w:val="000618B8"/>
    <w:rsid w:val="00061ABE"/>
    <w:rsid w:val="00061BDA"/>
    <w:rsid w:val="00062C96"/>
    <w:rsid w:val="00062F3E"/>
    <w:rsid w:val="000636B9"/>
    <w:rsid w:val="00063B5A"/>
    <w:rsid w:val="00064099"/>
    <w:rsid w:val="00067129"/>
    <w:rsid w:val="00067529"/>
    <w:rsid w:val="00067668"/>
    <w:rsid w:val="00067874"/>
    <w:rsid w:val="00067B65"/>
    <w:rsid w:val="00070653"/>
    <w:rsid w:val="0007142F"/>
    <w:rsid w:val="0007278F"/>
    <w:rsid w:val="00073C39"/>
    <w:rsid w:val="000745B0"/>
    <w:rsid w:val="00074E6C"/>
    <w:rsid w:val="00075368"/>
    <w:rsid w:val="000753A4"/>
    <w:rsid w:val="000762F2"/>
    <w:rsid w:val="0007750C"/>
    <w:rsid w:val="00080C54"/>
    <w:rsid w:val="00081E70"/>
    <w:rsid w:val="00081F89"/>
    <w:rsid w:val="00082039"/>
    <w:rsid w:val="00082A1C"/>
    <w:rsid w:val="00083910"/>
    <w:rsid w:val="00085A4D"/>
    <w:rsid w:val="00085D55"/>
    <w:rsid w:val="00086D51"/>
    <w:rsid w:val="0008758A"/>
    <w:rsid w:val="00087B14"/>
    <w:rsid w:val="00091FE0"/>
    <w:rsid w:val="00092A05"/>
    <w:rsid w:val="000942D4"/>
    <w:rsid w:val="00094F60"/>
    <w:rsid w:val="000952B9"/>
    <w:rsid w:val="00095A9F"/>
    <w:rsid w:val="000960D8"/>
    <w:rsid w:val="00096AD8"/>
    <w:rsid w:val="00097C18"/>
    <w:rsid w:val="000A09C6"/>
    <w:rsid w:val="000A30D8"/>
    <w:rsid w:val="000A4F7C"/>
    <w:rsid w:val="000A587D"/>
    <w:rsid w:val="000A5BB3"/>
    <w:rsid w:val="000A63CD"/>
    <w:rsid w:val="000A6888"/>
    <w:rsid w:val="000A6E61"/>
    <w:rsid w:val="000A749C"/>
    <w:rsid w:val="000B0A35"/>
    <w:rsid w:val="000B1934"/>
    <w:rsid w:val="000B1B49"/>
    <w:rsid w:val="000B2A55"/>
    <w:rsid w:val="000B355D"/>
    <w:rsid w:val="000B4472"/>
    <w:rsid w:val="000B4F2E"/>
    <w:rsid w:val="000B5779"/>
    <w:rsid w:val="000B5CF1"/>
    <w:rsid w:val="000B5F30"/>
    <w:rsid w:val="000B70F1"/>
    <w:rsid w:val="000B7508"/>
    <w:rsid w:val="000B7CE2"/>
    <w:rsid w:val="000C0157"/>
    <w:rsid w:val="000C0788"/>
    <w:rsid w:val="000C1E68"/>
    <w:rsid w:val="000C27B9"/>
    <w:rsid w:val="000C2F51"/>
    <w:rsid w:val="000C4BFA"/>
    <w:rsid w:val="000C5E93"/>
    <w:rsid w:val="000D2945"/>
    <w:rsid w:val="000D2F76"/>
    <w:rsid w:val="000D3B0F"/>
    <w:rsid w:val="000D449B"/>
    <w:rsid w:val="000D729B"/>
    <w:rsid w:val="000E0903"/>
    <w:rsid w:val="000E0957"/>
    <w:rsid w:val="000E0A92"/>
    <w:rsid w:val="000E27BB"/>
    <w:rsid w:val="000E461B"/>
    <w:rsid w:val="000E4EFE"/>
    <w:rsid w:val="000E6205"/>
    <w:rsid w:val="000F04FA"/>
    <w:rsid w:val="000F0769"/>
    <w:rsid w:val="000F2259"/>
    <w:rsid w:val="000F248B"/>
    <w:rsid w:val="000F449A"/>
    <w:rsid w:val="000F44AB"/>
    <w:rsid w:val="000F4CA1"/>
    <w:rsid w:val="000F6D0F"/>
    <w:rsid w:val="000F7ABD"/>
    <w:rsid w:val="001000D4"/>
    <w:rsid w:val="00100218"/>
    <w:rsid w:val="00103352"/>
    <w:rsid w:val="00105293"/>
    <w:rsid w:val="001058E7"/>
    <w:rsid w:val="00105918"/>
    <w:rsid w:val="00106370"/>
    <w:rsid w:val="00110083"/>
    <w:rsid w:val="00111A79"/>
    <w:rsid w:val="00111F87"/>
    <w:rsid w:val="001135B8"/>
    <w:rsid w:val="00113778"/>
    <w:rsid w:val="001137F9"/>
    <w:rsid w:val="00113C23"/>
    <w:rsid w:val="00113EAF"/>
    <w:rsid w:val="0011533E"/>
    <w:rsid w:val="001158DA"/>
    <w:rsid w:val="00117156"/>
    <w:rsid w:val="001236C0"/>
    <w:rsid w:val="0012496D"/>
    <w:rsid w:val="001250AD"/>
    <w:rsid w:val="001264F4"/>
    <w:rsid w:val="00126572"/>
    <w:rsid w:val="00126BDC"/>
    <w:rsid w:val="00126FCB"/>
    <w:rsid w:val="00127135"/>
    <w:rsid w:val="0013154D"/>
    <w:rsid w:val="00131A1D"/>
    <w:rsid w:val="00131B3A"/>
    <w:rsid w:val="0013234F"/>
    <w:rsid w:val="001327F6"/>
    <w:rsid w:val="00134BE4"/>
    <w:rsid w:val="00136BA7"/>
    <w:rsid w:val="00136C7E"/>
    <w:rsid w:val="00136EE7"/>
    <w:rsid w:val="0014141F"/>
    <w:rsid w:val="00142BC9"/>
    <w:rsid w:val="00142F32"/>
    <w:rsid w:val="0014301D"/>
    <w:rsid w:val="00143376"/>
    <w:rsid w:val="001439E6"/>
    <w:rsid w:val="00143A61"/>
    <w:rsid w:val="00147601"/>
    <w:rsid w:val="00147F9C"/>
    <w:rsid w:val="0015032C"/>
    <w:rsid w:val="00150521"/>
    <w:rsid w:val="00152AE4"/>
    <w:rsid w:val="001545CE"/>
    <w:rsid w:val="001547C5"/>
    <w:rsid w:val="00157756"/>
    <w:rsid w:val="00157A18"/>
    <w:rsid w:val="00160C27"/>
    <w:rsid w:val="00161ADD"/>
    <w:rsid w:val="00161CC0"/>
    <w:rsid w:val="00161EDB"/>
    <w:rsid w:val="00162A77"/>
    <w:rsid w:val="00163ABE"/>
    <w:rsid w:val="001650B8"/>
    <w:rsid w:val="00165FD7"/>
    <w:rsid w:val="00166A38"/>
    <w:rsid w:val="001671FF"/>
    <w:rsid w:val="00170417"/>
    <w:rsid w:val="00173173"/>
    <w:rsid w:val="001744F6"/>
    <w:rsid w:val="001746C8"/>
    <w:rsid w:val="001752A6"/>
    <w:rsid w:val="001753FA"/>
    <w:rsid w:val="00176D5F"/>
    <w:rsid w:val="00177C5F"/>
    <w:rsid w:val="00180B55"/>
    <w:rsid w:val="00180BFC"/>
    <w:rsid w:val="00181E41"/>
    <w:rsid w:val="0018310A"/>
    <w:rsid w:val="001836B7"/>
    <w:rsid w:val="00183856"/>
    <w:rsid w:val="0018479F"/>
    <w:rsid w:val="0018595C"/>
    <w:rsid w:val="0018601E"/>
    <w:rsid w:val="001872C6"/>
    <w:rsid w:val="00187508"/>
    <w:rsid w:val="00191BD2"/>
    <w:rsid w:val="001925F3"/>
    <w:rsid w:val="00192770"/>
    <w:rsid w:val="00192A54"/>
    <w:rsid w:val="001949F2"/>
    <w:rsid w:val="001973CA"/>
    <w:rsid w:val="00197E9D"/>
    <w:rsid w:val="001A2327"/>
    <w:rsid w:val="001A26BA"/>
    <w:rsid w:val="001A2EFD"/>
    <w:rsid w:val="001A3B3D"/>
    <w:rsid w:val="001A4E2D"/>
    <w:rsid w:val="001A5A0D"/>
    <w:rsid w:val="001A68C9"/>
    <w:rsid w:val="001A6E76"/>
    <w:rsid w:val="001A75EB"/>
    <w:rsid w:val="001A7827"/>
    <w:rsid w:val="001B12CF"/>
    <w:rsid w:val="001B13AC"/>
    <w:rsid w:val="001B3AD7"/>
    <w:rsid w:val="001B4414"/>
    <w:rsid w:val="001B4977"/>
    <w:rsid w:val="001B58E6"/>
    <w:rsid w:val="001B5F81"/>
    <w:rsid w:val="001B6168"/>
    <w:rsid w:val="001B630F"/>
    <w:rsid w:val="001B67DC"/>
    <w:rsid w:val="001B6CB8"/>
    <w:rsid w:val="001B74BC"/>
    <w:rsid w:val="001C0D21"/>
    <w:rsid w:val="001C1668"/>
    <w:rsid w:val="001C1CF8"/>
    <w:rsid w:val="001C2F44"/>
    <w:rsid w:val="001C3E2F"/>
    <w:rsid w:val="001C51B7"/>
    <w:rsid w:val="001C5204"/>
    <w:rsid w:val="001C59BA"/>
    <w:rsid w:val="001C6E94"/>
    <w:rsid w:val="001D0EB4"/>
    <w:rsid w:val="001D1B9B"/>
    <w:rsid w:val="001D23C1"/>
    <w:rsid w:val="001D3199"/>
    <w:rsid w:val="001D3BAD"/>
    <w:rsid w:val="001D56B0"/>
    <w:rsid w:val="001D5D9D"/>
    <w:rsid w:val="001D70E4"/>
    <w:rsid w:val="001D71F5"/>
    <w:rsid w:val="001E0DB1"/>
    <w:rsid w:val="001E13C9"/>
    <w:rsid w:val="001E1C2E"/>
    <w:rsid w:val="001E22F7"/>
    <w:rsid w:val="001E2494"/>
    <w:rsid w:val="001E2B95"/>
    <w:rsid w:val="001E3A01"/>
    <w:rsid w:val="001E3C81"/>
    <w:rsid w:val="001E4B83"/>
    <w:rsid w:val="001E4CC6"/>
    <w:rsid w:val="001E4CD9"/>
    <w:rsid w:val="001E60BB"/>
    <w:rsid w:val="001E6498"/>
    <w:rsid w:val="001E6DAA"/>
    <w:rsid w:val="001E7E00"/>
    <w:rsid w:val="001E7E42"/>
    <w:rsid w:val="001E7E54"/>
    <w:rsid w:val="001F04E9"/>
    <w:rsid w:val="001F2005"/>
    <w:rsid w:val="001F4215"/>
    <w:rsid w:val="001F5835"/>
    <w:rsid w:val="001F5885"/>
    <w:rsid w:val="001F7800"/>
    <w:rsid w:val="001F7C46"/>
    <w:rsid w:val="002005C1"/>
    <w:rsid w:val="0020141E"/>
    <w:rsid w:val="0020226F"/>
    <w:rsid w:val="002032DA"/>
    <w:rsid w:val="00203BCC"/>
    <w:rsid w:val="00203D44"/>
    <w:rsid w:val="0020505B"/>
    <w:rsid w:val="002062B4"/>
    <w:rsid w:val="002103F5"/>
    <w:rsid w:val="002113FA"/>
    <w:rsid w:val="0021235C"/>
    <w:rsid w:val="002136FE"/>
    <w:rsid w:val="002154E4"/>
    <w:rsid w:val="00215E5F"/>
    <w:rsid w:val="0021667B"/>
    <w:rsid w:val="0021793C"/>
    <w:rsid w:val="00220840"/>
    <w:rsid w:val="00222B11"/>
    <w:rsid w:val="00222F23"/>
    <w:rsid w:val="00223308"/>
    <w:rsid w:val="0022345D"/>
    <w:rsid w:val="00223667"/>
    <w:rsid w:val="00223986"/>
    <w:rsid w:val="002254A9"/>
    <w:rsid w:val="00227A39"/>
    <w:rsid w:val="00227E52"/>
    <w:rsid w:val="002311B3"/>
    <w:rsid w:val="00231BFA"/>
    <w:rsid w:val="00232435"/>
    <w:rsid w:val="0023380B"/>
    <w:rsid w:val="00233D97"/>
    <w:rsid w:val="0023445D"/>
    <w:rsid w:val="002347A2"/>
    <w:rsid w:val="0023500C"/>
    <w:rsid w:val="002357BC"/>
    <w:rsid w:val="00236252"/>
    <w:rsid w:val="00237457"/>
    <w:rsid w:val="0024030B"/>
    <w:rsid w:val="00241148"/>
    <w:rsid w:val="00241440"/>
    <w:rsid w:val="00241F4F"/>
    <w:rsid w:val="00242797"/>
    <w:rsid w:val="00242DD5"/>
    <w:rsid w:val="00243B1B"/>
    <w:rsid w:val="0024407D"/>
    <w:rsid w:val="0024434E"/>
    <w:rsid w:val="00246D95"/>
    <w:rsid w:val="00250C17"/>
    <w:rsid w:val="00251A0E"/>
    <w:rsid w:val="00254616"/>
    <w:rsid w:val="0025462D"/>
    <w:rsid w:val="00254FB1"/>
    <w:rsid w:val="00257E5F"/>
    <w:rsid w:val="00257EE1"/>
    <w:rsid w:val="00257F77"/>
    <w:rsid w:val="0026194D"/>
    <w:rsid w:val="002629C3"/>
    <w:rsid w:val="00263B91"/>
    <w:rsid w:val="00263EDB"/>
    <w:rsid w:val="00264017"/>
    <w:rsid w:val="002652EC"/>
    <w:rsid w:val="00270359"/>
    <w:rsid w:val="00270DA1"/>
    <w:rsid w:val="0027126C"/>
    <w:rsid w:val="002722E8"/>
    <w:rsid w:val="00275528"/>
    <w:rsid w:val="00277579"/>
    <w:rsid w:val="00277E03"/>
    <w:rsid w:val="00280D29"/>
    <w:rsid w:val="00282FD6"/>
    <w:rsid w:val="00284B25"/>
    <w:rsid w:val="002850E3"/>
    <w:rsid w:val="00286138"/>
    <w:rsid w:val="0028669D"/>
    <w:rsid w:val="00287E31"/>
    <w:rsid w:val="00287E35"/>
    <w:rsid w:val="002900AB"/>
    <w:rsid w:val="00290E4A"/>
    <w:rsid w:val="00291864"/>
    <w:rsid w:val="00291FA2"/>
    <w:rsid w:val="002939AB"/>
    <w:rsid w:val="00294937"/>
    <w:rsid w:val="00294E8A"/>
    <w:rsid w:val="0029588F"/>
    <w:rsid w:val="00296685"/>
    <w:rsid w:val="00296749"/>
    <w:rsid w:val="00297039"/>
    <w:rsid w:val="00297CEC"/>
    <w:rsid w:val="00297CF6"/>
    <w:rsid w:val="00297EB2"/>
    <w:rsid w:val="002A17B5"/>
    <w:rsid w:val="002A242A"/>
    <w:rsid w:val="002A38F0"/>
    <w:rsid w:val="002A44E9"/>
    <w:rsid w:val="002A4D96"/>
    <w:rsid w:val="002A4FA8"/>
    <w:rsid w:val="002A5860"/>
    <w:rsid w:val="002A6026"/>
    <w:rsid w:val="002A636C"/>
    <w:rsid w:val="002A6C5C"/>
    <w:rsid w:val="002A7033"/>
    <w:rsid w:val="002A7DF5"/>
    <w:rsid w:val="002B0960"/>
    <w:rsid w:val="002B2075"/>
    <w:rsid w:val="002B3988"/>
    <w:rsid w:val="002B3AC4"/>
    <w:rsid w:val="002B4145"/>
    <w:rsid w:val="002B49F4"/>
    <w:rsid w:val="002B5023"/>
    <w:rsid w:val="002B5F26"/>
    <w:rsid w:val="002B6E1F"/>
    <w:rsid w:val="002B7FF2"/>
    <w:rsid w:val="002C1E3E"/>
    <w:rsid w:val="002C36B5"/>
    <w:rsid w:val="002C387D"/>
    <w:rsid w:val="002C38D7"/>
    <w:rsid w:val="002C4982"/>
    <w:rsid w:val="002C4AFF"/>
    <w:rsid w:val="002C5E40"/>
    <w:rsid w:val="002C5F11"/>
    <w:rsid w:val="002C6D94"/>
    <w:rsid w:val="002C77A6"/>
    <w:rsid w:val="002D02D0"/>
    <w:rsid w:val="002D1057"/>
    <w:rsid w:val="002D10CF"/>
    <w:rsid w:val="002D17FF"/>
    <w:rsid w:val="002D318D"/>
    <w:rsid w:val="002D3780"/>
    <w:rsid w:val="002D3A0B"/>
    <w:rsid w:val="002D4A33"/>
    <w:rsid w:val="002D638C"/>
    <w:rsid w:val="002E050F"/>
    <w:rsid w:val="002E0901"/>
    <w:rsid w:val="002E0DEE"/>
    <w:rsid w:val="002E2B63"/>
    <w:rsid w:val="002E74B4"/>
    <w:rsid w:val="002F1E47"/>
    <w:rsid w:val="002F233F"/>
    <w:rsid w:val="002F39B7"/>
    <w:rsid w:val="002F4B72"/>
    <w:rsid w:val="002F6727"/>
    <w:rsid w:val="002F7172"/>
    <w:rsid w:val="002F7340"/>
    <w:rsid w:val="0030005E"/>
    <w:rsid w:val="00300CA2"/>
    <w:rsid w:val="0030139B"/>
    <w:rsid w:val="00301962"/>
    <w:rsid w:val="00301D1F"/>
    <w:rsid w:val="003021F9"/>
    <w:rsid w:val="00302306"/>
    <w:rsid w:val="00303964"/>
    <w:rsid w:val="00307433"/>
    <w:rsid w:val="00310D8D"/>
    <w:rsid w:val="00311082"/>
    <w:rsid w:val="003112A5"/>
    <w:rsid w:val="00315446"/>
    <w:rsid w:val="00315664"/>
    <w:rsid w:val="003167B6"/>
    <w:rsid w:val="00316FC9"/>
    <w:rsid w:val="00317BD0"/>
    <w:rsid w:val="003247C7"/>
    <w:rsid w:val="003254B5"/>
    <w:rsid w:val="00327093"/>
    <w:rsid w:val="00327263"/>
    <w:rsid w:val="00327FCD"/>
    <w:rsid w:val="00330169"/>
    <w:rsid w:val="00330FAC"/>
    <w:rsid w:val="0033120B"/>
    <w:rsid w:val="00332782"/>
    <w:rsid w:val="00333C71"/>
    <w:rsid w:val="00337412"/>
    <w:rsid w:val="00341538"/>
    <w:rsid w:val="0034283C"/>
    <w:rsid w:val="00342DBD"/>
    <w:rsid w:val="00343933"/>
    <w:rsid w:val="00344B52"/>
    <w:rsid w:val="00345BCC"/>
    <w:rsid w:val="00347292"/>
    <w:rsid w:val="0035144B"/>
    <w:rsid w:val="00351AD3"/>
    <w:rsid w:val="00351DA6"/>
    <w:rsid w:val="00351FEB"/>
    <w:rsid w:val="00353E2E"/>
    <w:rsid w:val="003549ED"/>
    <w:rsid w:val="00354FCF"/>
    <w:rsid w:val="0035524D"/>
    <w:rsid w:val="00355B8D"/>
    <w:rsid w:val="0035659D"/>
    <w:rsid w:val="003578B7"/>
    <w:rsid w:val="003578BA"/>
    <w:rsid w:val="00357BEC"/>
    <w:rsid w:val="003613E6"/>
    <w:rsid w:val="003622C0"/>
    <w:rsid w:val="003654C8"/>
    <w:rsid w:val="00365549"/>
    <w:rsid w:val="00365FCF"/>
    <w:rsid w:val="00366F8F"/>
    <w:rsid w:val="003670B5"/>
    <w:rsid w:val="00367ABC"/>
    <w:rsid w:val="00367BA0"/>
    <w:rsid w:val="003719ED"/>
    <w:rsid w:val="0037380C"/>
    <w:rsid w:val="00373C71"/>
    <w:rsid w:val="00375713"/>
    <w:rsid w:val="0037597E"/>
    <w:rsid w:val="003759A7"/>
    <w:rsid w:val="003761DB"/>
    <w:rsid w:val="00376801"/>
    <w:rsid w:val="003770C6"/>
    <w:rsid w:val="003774F3"/>
    <w:rsid w:val="00377739"/>
    <w:rsid w:val="0038166C"/>
    <w:rsid w:val="00382247"/>
    <w:rsid w:val="0038300E"/>
    <w:rsid w:val="00384E16"/>
    <w:rsid w:val="00386EC0"/>
    <w:rsid w:val="00390575"/>
    <w:rsid w:val="00392C86"/>
    <w:rsid w:val="003945AC"/>
    <w:rsid w:val="00394C97"/>
    <w:rsid w:val="00395656"/>
    <w:rsid w:val="00395BE9"/>
    <w:rsid w:val="00397BCA"/>
    <w:rsid w:val="003A1480"/>
    <w:rsid w:val="003A19E2"/>
    <w:rsid w:val="003A2519"/>
    <w:rsid w:val="003A2A60"/>
    <w:rsid w:val="003A2B79"/>
    <w:rsid w:val="003B0CB0"/>
    <w:rsid w:val="003B2B40"/>
    <w:rsid w:val="003B3017"/>
    <w:rsid w:val="003B41A1"/>
    <w:rsid w:val="003B4ADF"/>
    <w:rsid w:val="003B4E04"/>
    <w:rsid w:val="003B4EA0"/>
    <w:rsid w:val="003B4F25"/>
    <w:rsid w:val="003B5E61"/>
    <w:rsid w:val="003B5E95"/>
    <w:rsid w:val="003B67AA"/>
    <w:rsid w:val="003B702B"/>
    <w:rsid w:val="003B77A5"/>
    <w:rsid w:val="003B7F8D"/>
    <w:rsid w:val="003C0051"/>
    <w:rsid w:val="003C3232"/>
    <w:rsid w:val="003C398C"/>
    <w:rsid w:val="003C3E8A"/>
    <w:rsid w:val="003C3EA2"/>
    <w:rsid w:val="003C4338"/>
    <w:rsid w:val="003C655D"/>
    <w:rsid w:val="003C6EEF"/>
    <w:rsid w:val="003D0452"/>
    <w:rsid w:val="003D1406"/>
    <w:rsid w:val="003D1BD3"/>
    <w:rsid w:val="003D2B0C"/>
    <w:rsid w:val="003D2E13"/>
    <w:rsid w:val="003D365A"/>
    <w:rsid w:val="003D536B"/>
    <w:rsid w:val="003D5C3A"/>
    <w:rsid w:val="003D5FF5"/>
    <w:rsid w:val="003D62D2"/>
    <w:rsid w:val="003D6388"/>
    <w:rsid w:val="003D6991"/>
    <w:rsid w:val="003E0FD9"/>
    <w:rsid w:val="003E32A9"/>
    <w:rsid w:val="003E4091"/>
    <w:rsid w:val="003E47F9"/>
    <w:rsid w:val="003E5A09"/>
    <w:rsid w:val="003F0936"/>
    <w:rsid w:val="003F2236"/>
    <w:rsid w:val="003F2744"/>
    <w:rsid w:val="003F4A77"/>
    <w:rsid w:val="003F5A08"/>
    <w:rsid w:val="003F6F4E"/>
    <w:rsid w:val="003F71C4"/>
    <w:rsid w:val="003F7FDC"/>
    <w:rsid w:val="0040093D"/>
    <w:rsid w:val="00402730"/>
    <w:rsid w:val="004030B9"/>
    <w:rsid w:val="0040350E"/>
    <w:rsid w:val="004040C5"/>
    <w:rsid w:val="00405B94"/>
    <w:rsid w:val="0040609B"/>
    <w:rsid w:val="00406ADA"/>
    <w:rsid w:val="00406EBA"/>
    <w:rsid w:val="00407003"/>
    <w:rsid w:val="0040778E"/>
    <w:rsid w:val="004100B2"/>
    <w:rsid w:val="00410382"/>
    <w:rsid w:val="0041056E"/>
    <w:rsid w:val="0041132F"/>
    <w:rsid w:val="004118D7"/>
    <w:rsid w:val="0041228F"/>
    <w:rsid w:val="00413414"/>
    <w:rsid w:val="00414D83"/>
    <w:rsid w:val="004152A2"/>
    <w:rsid w:val="004152F2"/>
    <w:rsid w:val="0041595D"/>
    <w:rsid w:val="00415FA9"/>
    <w:rsid w:val="0041698E"/>
    <w:rsid w:val="00417836"/>
    <w:rsid w:val="00417AEB"/>
    <w:rsid w:val="00420716"/>
    <w:rsid w:val="004240C9"/>
    <w:rsid w:val="004246E2"/>
    <w:rsid w:val="0042713F"/>
    <w:rsid w:val="00427E33"/>
    <w:rsid w:val="004322C2"/>
    <w:rsid w:val="004325FB"/>
    <w:rsid w:val="00432BF1"/>
    <w:rsid w:val="00433164"/>
    <w:rsid w:val="00433AB4"/>
    <w:rsid w:val="00434875"/>
    <w:rsid w:val="004349EA"/>
    <w:rsid w:val="004353F8"/>
    <w:rsid w:val="00436664"/>
    <w:rsid w:val="00436886"/>
    <w:rsid w:val="0044080F"/>
    <w:rsid w:val="0044262B"/>
    <w:rsid w:val="004432BA"/>
    <w:rsid w:val="0044407E"/>
    <w:rsid w:val="00445BE0"/>
    <w:rsid w:val="00445FF4"/>
    <w:rsid w:val="00447BB9"/>
    <w:rsid w:val="00447F19"/>
    <w:rsid w:val="00450DAD"/>
    <w:rsid w:val="004518BD"/>
    <w:rsid w:val="00451A43"/>
    <w:rsid w:val="0045309B"/>
    <w:rsid w:val="00453E7B"/>
    <w:rsid w:val="00453FCC"/>
    <w:rsid w:val="00454421"/>
    <w:rsid w:val="00454794"/>
    <w:rsid w:val="004550FA"/>
    <w:rsid w:val="00455FCC"/>
    <w:rsid w:val="00456038"/>
    <w:rsid w:val="00456298"/>
    <w:rsid w:val="00457C26"/>
    <w:rsid w:val="0046031D"/>
    <w:rsid w:val="004604A7"/>
    <w:rsid w:val="0046196C"/>
    <w:rsid w:val="0046280D"/>
    <w:rsid w:val="004630CC"/>
    <w:rsid w:val="00463668"/>
    <w:rsid w:val="004641C5"/>
    <w:rsid w:val="0047097C"/>
    <w:rsid w:val="004709E8"/>
    <w:rsid w:val="00470E85"/>
    <w:rsid w:val="00472A18"/>
    <w:rsid w:val="00472F8C"/>
    <w:rsid w:val="004736BA"/>
    <w:rsid w:val="004738BD"/>
    <w:rsid w:val="00473AC9"/>
    <w:rsid w:val="00474679"/>
    <w:rsid w:val="00474762"/>
    <w:rsid w:val="004757FE"/>
    <w:rsid w:val="00475F52"/>
    <w:rsid w:val="0047607E"/>
    <w:rsid w:val="0047668A"/>
    <w:rsid w:val="00480062"/>
    <w:rsid w:val="004807DC"/>
    <w:rsid w:val="0048085F"/>
    <w:rsid w:val="00480E22"/>
    <w:rsid w:val="00482C7D"/>
    <w:rsid w:val="0048537B"/>
    <w:rsid w:val="00485DBE"/>
    <w:rsid w:val="004909F8"/>
    <w:rsid w:val="0049446B"/>
    <w:rsid w:val="004944DD"/>
    <w:rsid w:val="00494A06"/>
    <w:rsid w:val="00495AFE"/>
    <w:rsid w:val="00497952"/>
    <w:rsid w:val="00497B2D"/>
    <w:rsid w:val="004A13AB"/>
    <w:rsid w:val="004A13C1"/>
    <w:rsid w:val="004A16D0"/>
    <w:rsid w:val="004A1B1C"/>
    <w:rsid w:val="004A1C3C"/>
    <w:rsid w:val="004A2A10"/>
    <w:rsid w:val="004A316C"/>
    <w:rsid w:val="004A34C1"/>
    <w:rsid w:val="004A3D9C"/>
    <w:rsid w:val="004A4184"/>
    <w:rsid w:val="004A4AE7"/>
    <w:rsid w:val="004A69E4"/>
    <w:rsid w:val="004A7222"/>
    <w:rsid w:val="004A7654"/>
    <w:rsid w:val="004B2E99"/>
    <w:rsid w:val="004B466D"/>
    <w:rsid w:val="004B474C"/>
    <w:rsid w:val="004B5CB7"/>
    <w:rsid w:val="004B6B3B"/>
    <w:rsid w:val="004B70AE"/>
    <w:rsid w:val="004B73B6"/>
    <w:rsid w:val="004C16F1"/>
    <w:rsid w:val="004C18FD"/>
    <w:rsid w:val="004C1A0F"/>
    <w:rsid w:val="004D1F82"/>
    <w:rsid w:val="004D27C8"/>
    <w:rsid w:val="004D37FA"/>
    <w:rsid w:val="004D3D1F"/>
    <w:rsid w:val="004D4A7E"/>
    <w:rsid w:val="004D5F31"/>
    <w:rsid w:val="004D5FDA"/>
    <w:rsid w:val="004D72B5"/>
    <w:rsid w:val="004E0529"/>
    <w:rsid w:val="004E0698"/>
    <w:rsid w:val="004E08D2"/>
    <w:rsid w:val="004E2657"/>
    <w:rsid w:val="004E266B"/>
    <w:rsid w:val="004E2BA2"/>
    <w:rsid w:val="004E2BBA"/>
    <w:rsid w:val="004E5B4F"/>
    <w:rsid w:val="004E6E94"/>
    <w:rsid w:val="004E73C3"/>
    <w:rsid w:val="004E7457"/>
    <w:rsid w:val="004E7458"/>
    <w:rsid w:val="004F1D59"/>
    <w:rsid w:val="004F3858"/>
    <w:rsid w:val="004F3B45"/>
    <w:rsid w:val="004F6712"/>
    <w:rsid w:val="004F70B5"/>
    <w:rsid w:val="004F7A2A"/>
    <w:rsid w:val="005002E1"/>
    <w:rsid w:val="0050179E"/>
    <w:rsid w:val="00503DE2"/>
    <w:rsid w:val="00503EBD"/>
    <w:rsid w:val="00505AED"/>
    <w:rsid w:val="00505B23"/>
    <w:rsid w:val="00506DEF"/>
    <w:rsid w:val="00507858"/>
    <w:rsid w:val="00512170"/>
    <w:rsid w:val="005122E9"/>
    <w:rsid w:val="00512360"/>
    <w:rsid w:val="0051265C"/>
    <w:rsid w:val="0051429D"/>
    <w:rsid w:val="005159C2"/>
    <w:rsid w:val="005164DE"/>
    <w:rsid w:val="00516DAC"/>
    <w:rsid w:val="005172EA"/>
    <w:rsid w:val="005201AE"/>
    <w:rsid w:val="005203B9"/>
    <w:rsid w:val="0052054D"/>
    <w:rsid w:val="00523289"/>
    <w:rsid w:val="0052493C"/>
    <w:rsid w:val="00524A98"/>
    <w:rsid w:val="005252C8"/>
    <w:rsid w:val="0052616A"/>
    <w:rsid w:val="00532D67"/>
    <w:rsid w:val="0053309B"/>
    <w:rsid w:val="005340DB"/>
    <w:rsid w:val="0053452D"/>
    <w:rsid w:val="00534723"/>
    <w:rsid w:val="005347E3"/>
    <w:rsid w:val="00534E6D"/>
    <w:rsid w:val="005360BD"/>
    <w:rsid w:val="005360E1"/>
    <w:rsid w:val="0053776C"/>
    <w:rsid w:val="00537E53"/>
    <w:rsid w:val="0054127C"/>
    <w:rsid w:val="005419DD"/>
    <w:rsid w:val="00542145"/>
    <w:rsid w:val="00542D95"/>
    <w:rsid w:val="00542DAA"/>
    <w:rsid w:val="00543ADA"/>
    <w:rsid w:val="00543D56"/>
    <w:rsid w:val="00543FC5"/>
    <w:rsid w:val="005442A6"/>
    <w:rsid w:val="00544A24"/>
    <w:rsid w:val="00546D57"/>
    <w:rsid w:val="005509EB"/>
    <w:rsid w:val="005516DC"/>
    <w:rsid w:val="00551ADD"/>
    <w:rsid w:val="00551B7F"/>
    <w:rsid w:val="005524B5"/>
    <w:rsid w:val="00553CEE"/>
    <w:rsid w:val="005545F2"/>
    <w:rsid w:val="00554C97"/>
    <w:rsid w:val="005557C3"/>
    <w:rsid w:val="00555D7F"/>
    <w:rsid w:val="00556A42"/>
    <w:rsid w:val="00557EF0"/>
    <w:rsid w:val="00561147"/>
    <w:rsid w:val="00561482"/>
    <w:rsid w:val="0056189E"/>
    <w:rsid w:val="00562262"/>
    <w:rsid w:val="005633A0"/>
    <w:rsid w:val="00563525"/>
    <w:rsid w:val="0056388E"/>
    <w:rsid w:val="0056610F"/>
    <w:rsid w:val="00566E7C"/>
    <w:rsid w:val="00571416"/>
    <w:rsid w:val="00571A45"/>
    <w:rsid w:val="0057400B"/>
    <w:rsid w:val="0057487E"/>
    <w:rsid w:val="00575A34"/>
    <w:rsid w:val="00575BCA"/>
    <w:rsid w:val="00576C09"/>
    <w:rsid w:val="00576FB4"/>
    <w:rsid w:val="00577309"/>
    <w:rsid w:val="00577560"/>
    <w:rsid w:val="00580099"/>
    <w:rsid w:val="00580A5F"/>
    <w:rsid w:val="00580C3B"/>
    <w:rsid w:val="00581426"/>
    <w:rsid w:val="00581C86"/>
    <w:rsid w:val="00582C12"/>
    <w:rsid w:val="0058483E"/>
    <w:rsid w:val="00591A05"/>
    <w:rsid w:val="005923AB"/>
    <w:rsid w:val="005943C4"/>
    <w:rsid w:val="0059445F"/>
    <w:rsid w:val="0059478D"/>
    <w:rsid w:val="00594B1F"/>
    <w:rsid w:val="0059502E"/>
    <w:rsid w:val="00597407"/>
    <w:rsid w:val="005978CF"/>
    <w:rsid w:val="005A0EFB"/>
    <w:rsid w:val="005A1E4F"/>
    <w:rsid w:val="005A2D10"/>
    <w:rsid w:val="005A4720"/>
    <w:rsid w:val="005A56B0"/>
    <w:rsid w:val="005A6644"/>
    <w:rsid w:val="005B0344"/>
    <w:rsid w:val="005B1603"/>
    <w:rsid w:val="005B2E8A"/>
    <w:rsid w:val="005B30E0"/>
    <w:rsid w:val="005B3ABD"/>
    <w:rsid w:val="005B3AC4"/>
    <w:rsid w:val="005B3F70"/>
    <w:rsid w:val="005B408E"/>
    <w:rsid w:val="005B4962"/>
    <w:rsid w:val="005B512E"/>
    <w:rsid w:val="005B520E"/>
    <w:rsid w:val="005B55FF"/>
    <w:rsid w:val="005B5703"/>
    <w:rsid w:val="005C2EE5"/>
    <w:rsid w:val="005C3A33"/>
    <w:rsid w:val="005C5B6E"/>
    <w:rsid w:val="005C5D03"/>
    <w:rsid w:val="005C5E8C"/>
    <w:rsid w:val="005C62A4"/>
    <w:rsid w:val="005D1EE7"/>
    <w:rsid w:val="005D2479"/>
    <w:rsid w:val="005D354B"/>
    <w:rsid w:val="005D445F"/>
    <w:rsid w:val="005D4F1D"/>
    <w:rsid w:val="005D5055"/>
    <w:rsid w:val="005D5531"/>
    <w:rsid w:val="005D5DFE"/>
    <w:rsid w:val="005D6741"/>
    <w:rsid w:val="005D7A00"/>
    <w:rsid w:val="005E0164"/>
    <w:rsid w:val="005E2800"/>
    <w:rsid w:val="005E281C"/>
    <w:rsid w:val="005E2EB4"/>
    <w:rsid w:val="005E42A0"/>
    <w:rsid w:val="005E53AF"/>
    <w:rsid w:val="005E5DF2"/>
    <w:rsid w:val="005E5E70"/>
    <w:rsid w:val="005E6666"/>
    <w:rsid w:val="005E74CA"/>
    <w:rsid w:val="005E7EFE"/>
    <w:rsid w:val="005F0031"/>
    <w:rsid w:val="005F0BBB"/>
    <w:rsid w:val="005F25E3"/>
    <w:rsid w:val="005F492A"/>
    <w:rsid w:val="005F6EF4"/>
    <w:rsid w:val="005F72FD"/>
    <w:rsid w:val="005F7D73"/>
    <w:rsid w:val="00600F1C"/>
    <w:rsid w:val="00601E9C"/>
    <w:rsid w:val="00602D04"/>
    <w:rsid w:val="00605825"/>
    <w:rsid w:val="00605CAB"/>
    <w:rsid w:val="00606195"/>
    <w:rsid w:val="00606CD3"/>
    <w:rsid w:val="00607F92"/>
    <w:rsid w:val="00610E1A"/>
    <w:rsid w:val="00610E83"/>
    <w:rsid w:val="0061145F"/>
    <w:rsid w:val="00612190"/>
    <w:rsid w:val="00612DB9"/>
    <w:rsid w:val="00612DF0"/>
    <w:rsid w:val="00612FF5"/>
    <w:rsid w:val="006140A2"/>
    <w:rsid w:val="00615174"/>
    <w:rsid w:val="00615423"/>
    <w:rsid w:val="00616B4B"/>
    <w:rsid w:val="00616ED6"/>
    <w:rsid w:val="006172A8"/>
    <w:rsid w:val="00617971"/>
    <w:rsid w:val="00620A87"/>
    <w:rsid w:val="00621E3F"/>
    <w:rsid w:val="00621EB8"/>
    <w:rsid w:val="0062224A"/>
    <w:rsid w:val="00622B6F"/>
    <w:rsid w:val="0062303A"/>
    <w:rsid w:val="00624157"/>
    <w:rsid w:val="00624395"/>
    <w:rsid w:val="00627223"/>
    <w:rsid w:val="0063063A"/>
    <w:rsid w:val="00630A65"/>
    <w:rsid w:val="00635041"/>
    <w:rsid w:val="006358EC"/>
    <w:rsid w:val="00640CC1"/>
    <w:rsid w:val="0064183A"/>
    <w:rsid w:val="00642A3B"/>
    <w:rsid w:val="00643A6B"/>
    <w:rsid w:val="00643A71"/>
    <w:rsid w:val="00643B6D"/>
    <w:rsid w:val="00645A9F"/>
    <w:rsid w:val="00645D22"/>
    <w:rsid w:val="00647003"/>
    <w:rsid w:val="0065011D"/>
    <w:rsid w:val="00651471"/>
    <w:rsid w:val="00651A08"/>
    <w:rsid w:val="00652304"/>
    <w:rsid w:val="00652699"/>
    <w:rsid w:val="00652912"/>
    <w:rsid w:val="00653B17"/>
    <w:rsid w:val="00653BFF"/>
    <w:rsid w:val="00654204"/>
    <w:rsid w:val="006546C2"/>
    <w:rsid w:val="006548C9"/>
    <w:rsid w:val="006548E9"/>
    <w:rsid w:val="00654B76"/>
    <w:rsid w:val="00655004"/>
    <w:rsid w:val="006564B6"/>
    <w:rsid w:val="00656D46"/>
    <w:rsid w:val="00656F97"/>
    <w:rsid w:val="0066137D"/>
    <w:rsid w:val="006627CF"/>
    <w:rsid w:val="00662A13"/>
    <w:rsid w:val="006632A9"/>
    <w:rsid w:val="006646F5"/>
    <w:rsid w:val="00664ECE"/>
    <w:rsid w:val="00666176"/>
    <w:rsid w:val="00666E4D"/>
    <w:rsid w:val="00667A99"/>
    <w:rsid w:val="00670434"/>
    <w:rsid w:val="0067155A"/>
    <w:rsid w:val="00671FB0"/>
    <w:rsid w:val="0067221D"/>
    <w:rsid w:val="0067343F"/>
    <w:rsid w:val="006736B5"/>
    <w:rsid w:val="006736D4"/>
    <w:rsid w:val="00674450"/>
    <w:rsid w:val="00674743"/>
    <w:rsid w:val="006757F3"/>
    <w:rsid w:val="006765F7"/>
    <w:rsid w:val="00676A14"/>
    <w:rsid w:val="00676D44"/>
    <w:rsid w:val="006838B7"/>
    <w:rsid w:val="00683A8F"/>
    <w:rsid w:val="00683BBE"/>
    <w:rsid w:val="00684A72"/>
    <w:rsid w:val="00685371"/>
    <w:rsid w:val="00686436"/>
    <w:rsid w:val="00692286"/>
    <w:rsid w:val="00693044"/>
    <w:rsid w:val="006935EE"/>
    <w:rsid w:val="00693CB3"/>
    <w:rsid w:val="00694087"/>
    <w:rsid w:val="00694C46"/>
    <w:rsid w:val="00695597"/>
    <w:rsid w:val="00697296"/>
    <w:rsid w:val="006973DF"/>
    <w:rsid w:val="006A03F8"/>
    <w:rsid w:val="006A0FAC"/>
    <w:rsid w:val="006A123A"/>
    <w:rsid w:val="006A29F0"/>
    <w:rsid w:val="006A3B7C"/>
    <w:rsid w:val="006A4CDE"/>
    <w:rsid w:val="006A4E24"/>
    <w:rsid w:val="006A58C8"/>
    <w:rsid w:val="006A5C23"/>
    <w:rsid w:val="006A5F9F"/>
    <w:rsid w:val="006A770E"/>
    <w:rsid w:val="006A7FD5"/>
    <w:rsid w:val="006B0246"/>
    <w:rsid w:val="006B077B"/>
    <w:rsid w:val="006B16C8"/>
    <w:rsid w:val="006B1B25"/>
    <w:rsid w:val="006B1D1E"/>
    <w:rsid w:val="006B26B9"/>
    <w:rsid w:val="006B3738"/>
    <w:rsid w:val="006B3A48"/>
    <w:rsid w:val="006B3B98"/>
    <w:rsid w:val="006B59B9"/>
    <w:rsid w:val="006B6B66"/>
    <w:rsid w:val="006B6E86"/>
    <w:rsid w:val="006C09CC"/>
    <w:rsid w:val="006C17A3"/>
    <w:rsid w:val="006C2C6E"/>
    <w:rsid w:val="006C2E83"/>
    <w:rsid w:val="006C3457"/>
    <w:rsid w:val="006C36D2"/>
    <w:rsid w:val="006C4A5D"/>
    <w:rsid w:val="006C4F79"/>
    <w:rsid w:val="006C58EB"/>
    <w:rsid w:val="006C5909"/>
    <w:rsid w:val="006C600B"/>
    <w:rsid w:val="006C7720"/>
    <w:rsid w:val="006D048C"/>
    <w:rsid w:val="006D0B8A"/>
    <w:rsid w:val="006D0F42"/>
    <w:rsid w:val="006D16F3"/>
    <w:rsid w:val="006D2D01"/>
    <w:rsid w:val="006D7259"/>
    <w:rsid w:val="006D7D9B"/>
    <w:rsid w:val="006E1EA5"/>
    <w:rsid w:val="006E23E6"/>
    <w:rsid w:val="006E252E"/>
    <w:rsid w:val="006E2FFA"/>
    <w:rsid w:val="006E3416"/>
    <w:rsid w:val="006E5F3B"/>
    <w:rsid w:val="006E5FDF"/>
    <w:rsid w:val="006E63D5"/>
    <w:rsid w:val="006E6ACE"/>
    <w:rsid w:val="006E79B2"/>
    <w:rsid w:val="006E7CA9"/>
    <w:rsid w:val="006F01F1"/>
    <w:rsid w:val="006F288C"/>
    <w:rsid w:val="006F2BCA"/>
    <w:rsid w:val="006F354B"/>
    <w:rsid w:val="006F47E6"/>
    <w:rsid w:val="006F57CD"/>
    <w:rsid w:val="006F5911"/>
    <w:rsid w:val="006F6D3D"/>
    <w:rsid w:val="00700A14"/>
    <w:rsid w:val="0070223A"/>
    <w:rsid w:val="00703A2F"/>
    <w:rsid w:val="00703BDD"/>
    <w:rsid w:val="0070407A"/>
    <w:rsid w:val="007042F6"/>
    <w:rsid w:val="0070494B"/>
    <w:rsid w:val="007058DD"/>
    <w:rsid w:val="00707D96"/>
    <w:rsid w:val="00707E9D"/>
    <w:rsid w:val="00707F2E"/>
    <w:rsid w:val="007100C9"/>
    <w:rsid w:val="00710698"/>
    <w:rsid w:val="00713209"/>
    <w:rsid w:val="00714591"/>
    <w:rsid w:val="00715BEA"/>
    <w:rsid w:val="0071709E"/>
    <w:rsid w:val="007204C2"/>
    <w:rsid w:val="00720A1B"/>
    <w:rsid w:val="00720EFF"/>
    <w:rsid w:val="00720F90"/>
    <w:rsid w:val="00721048"/>
    <w:rsid w:val="0072316B"/>
    <w:rsid w:val="00724EF4"/>
    <w:rsid w:val="0072602D"/>
    <w:rsid w:val="00727166"/>
    <w:rsid w:val="00730549"/>
    <w:rsid w:val="00730918"/>
    <w:rsid w:val="00731E52"/>
    <w:rsid w:val="0073648D"/>
    <w:rsid w:val="0073672D"/>
    <w:rsid w:val="00736A3F"/>
    <w:rsid w:val="00736C10"/>
    <w:rsid w:val="00736E89"/>
    <w:rsid w:val="007375B3"/>
    <w:rsid w:val="00740EEA"/>
    <w:rsid w:val="00741884"/>
    <w:rsid w:val="00741E28"/>
    <w:rsid w:val="00742352"/>
    <w:rsid w:val="00742736"/>
    <w:rsid w:val="0074299D"/>
    <w:rsid w:val="007431F5"/>
    <w:rsid w:val="0074350B"/>
    <w:rsid w:val="00744DF3"/>
    <w:rsid w:val="00746D2E"/>
    <w:rsid w:val="00747712"/>
    <w:rsid w:val="00750037"/>
    <w:rsid w:val="00751745"/>
    <w:rsid w:val="0075289F"/>
    <w:rsid w:val="00752EC4"/>
    <w:rsid w:val="00753583"/>
    <w:rsid w:val="00753E79"/>
    <w:rsid w:val="00753EC2"/>
    <w:rsid w:val="00754D61"/>
    <w:rsid w:val="00754F81"/>
    <w:rsid w:val="0075569E"/>
    <w:rsid w:val="007557E7"/>
    <w:rsid w:val="00755F93"/>
    <w:rsid w:val="00756A0B"/>
    <w:rsid w:val="007609BC"/>
    <w:rsid w:val="00760BE4"/>
    <w:rsid w:val="00761CA5"/>
    <w:rsid w:val="007628FD"/>
    <w:rsid w:val="00762B1D"/>
    <w:rsid w:val="00763B83"/>
    <w:rsid w:val="00763D6A"/>
    <w:rsid w:val="00763DF5"/>
    <w:rsid w:val="00764646"/>
    <w:rsid w:val="007651E1"/>
    <w:rsid w:val="007668E2"/>
    <w:rsid w:val="00766C5D"/>
    <w:rsid w:val="0077383B"/>
    <w:rsid w:val="00774F4A"/>
    <w:rsid w:val="00776843"/>
    <w:rsid w:val="007768B9"/>
    <w:rsid w:val="0078085B"/>
    <w:rsid w:val="00780AEA"/>
    <w:rsid w:val="00780E48"/>
    <w:rsid w:val="00781458"/>
    <w:rsid w:val="007835EE"/>
    <w:rsid w:val="007838D9"/>
    <w:rsid w:val="00784971"/>
    <w:rsid w:val="00786245"/>
    <w:rsid w:val="007863B4"/>
    <w:rsid w:val="007867A6"/>
    <w:rsid w:val="0078692C"/>
    <w:rsid w:val="007875A2"/>
    <w:rsid w:val="0078777D"/>
    <w:rsid w:val="007900B6"/>
    <w:rsid w:val="00791406"/>
    <w:rsid w:val="00791449"/>
    <w:rsid w:val="00792C84"/>
    <w:rsid w:val="00793D85"/>
    <w:rsid w:val="00794804"/>
    <w:rsid w:val="007953B2"/>
    <w:rsid w:val="00795505"/>
    <w:rsid w:val="007958B2"/>
    <w:rsid w:val="007975E4"/>
    <w:rsid w:val="007A0759"/>
    <w:rsid w:val="007A08D3"/>
    <w:rsid w:val="007A0E36"/>
    <w:rsid w:val="007A265A"/>
    <w:rsid w:val="007A330A"/>
    <w:rsid w:val="007A3DA9"/>
    <w:rsid w:val="007A4ADF"/>
    <w:rsid w:val="007A6F25"/>
    <w:rsid w:val="007A7B43"/>
    <w:rsid w:val="007A7EA0"/>
    <w:rsid w:val="007B06B9"/>
    <w:rsid w:val="007B0976"/>
    <w:rsid w:val="007B09DB"/>
    <w:rsid w:val="007B10DA"/>
    <w:rsid w:val="007B149F"/>
    <w:rsid w:val="007B33F1"/>
    <w:rsid w:val="007B3D83"/>
    <w:rsid w:val="007B4B8E"/>
    <w:rsid w:val="007B4BB9"/>
    <w:rsid w:val="007B6C32"/>
    <w:rsid w:val="007B6DDA"/>
    <w:rsid w:val="007B7536"/>
    <w:rsid w:val="007C0308"/>
    <w:rsid w:val="007C1004"/>
    <w:rsid w:val="007C17EA"/>
    <w:rsid w:val="007C1FC0"/>
    <w:rsid w:val="007C1FE9"/>
    <w:rsid w:val="007C2FF2"/>
    <w:rsid w:val="007C5605"/>
    <w:rsid w:val="007C5DCC"/>
    <w:rsid w:val="007C6446"/>
    <w:rsid w:val="007C7098"/>
    <w:rsid w:val="007D2570"/>
    <w:rsid w:val="007D35E6"/>
    <w:rsid w:val="007D3A60"/>
    <w:rsid w:val="007D45E8"/>
    <w:rsid w:val="007D4BC6"/>
    <w:rsid w:val="007D5A79"/>
    <w:rsid w:val="007D6232"/>
    <w:rsid w:val="007D7D0F"/>
    <w:rsid w:val="007E05BB"/>
    <w:rsid w:val="007E33B7"/>
    <w:rsid w:val="007E41A3"/>
    <w:rsid w:val="007E5605"/>
    <w:rsid w:val="007E5841"/>
    <w:rsid w:val="007E7614"/>
    <w:rsid w:val="007F04CF"/>
    <w:rsid w:val="007F0B17"/>
    <w:rsid w:val="007F1F99"/>
    <w:rsid w:val="007F26B8"/>
    <w:rsid w:val="007F30B4"/>
    <w:rsid w:val="007F3D5A"/>
    <w:rsid w:val="007F3EBF"/>
    <w:rsid w:val="007F594A"/>
    <w:rsid w:val="007F5E42"/>
    <w:rsid w:val="007F6FC4"/>
    <w:rsid w:val="007F720E"/>
    <w:rsid w:val="007F7438"/>
    <w:rsid w:val="007F768F"/>
    <w:rsid w:val="007F7918"/>
    <w:rsid w:val="007F7DD7"/>
    <w:rsid w:val="0080009C"/>
    <w:rsid w:val="00801923"/>
    <w:rsid w:val="00803800"/>
    <w:rsid w:val="00804242"/>
    <w:rsid w:val="0080464E"/>
    <w:rsid w:val="00805A8A"/>
    <w:rsid w:val="00806B35"/>
    <w:rsid w:val="00807339"/>
    <w:rsid w:val="0080791D"/>
    <w:rsid w:val="00811AD7"/>
    <w:rsid w:val="00813545"/>
    <w:rsid w:val="008149E6"/>
    <w:rsid w:val="00815602"/>
    <w:rsid w:val="00816548"/>
    <w:rsid w:val="00816E0C"/>
    <w:rsid w:val="00820B6A"/>
    <w:rsid w:val="00821614"/>
    <w:rsid w:val="0082163C"/>
    <w:rsid w:val="00822024"/>
    <w:rsid w:val="00822DF5"/>
    <w:rsid w:val="008238B7"/>
    <w:rsid w:val="008244BA"/>
    <w:rsid w:val="00824504"/>
    <w:rsid w:val="00826E06"/>
    <w:rsid w:val="008271C2"/>
    <w:rsid w:val="008275A6"/>
    <w:rsid w:val="00827B55"/>
    <w:rsid w:val="00831134"/>
    <w:rsid w:val="00831506"/>
    <w:rsid w:val="008325CE"/>
    <w:rsid w:val="0083435D"/>
    <w:rsid w:val="00834539"/>
    <w:rsid w:val="00834EB3"/>
    <w:rsid w:val="008355D4"/>
    <w:rsid w:val="0083588E"/>
    <w:rsid w:val="00835AE5"/>
    <w:rsid w:val="008361DB"/>
    <w:rsid w:val="00836367"/>
    <w:rsid w:val="008363BF"/>
    <w:rsid w:val="008371D0"/>
    <w:rsid w:val="0084016D"/>
    <w:rsid w:val="00840A18"/>
    <w:rsid w:val="00842B64"/>
    <w:rsid w:val="00843831"/>
    <w:rsid w:val="0084470C"/>
    <w:rsid w:val="00845474"/>
    <w:rsid w:val="0084675B"/>
    <w:rsid w:val="008530AF"/>
    <w:rsid w:val="00853431"/>
    <w:rsid w:val="00853AE3"/>
    <w:rsid w:val="00854CA7"/>
    <w:rsid w:val="0085582C"/>
    <w:rsid w:val="008560AA"/>
    <w:rsid w:val="00857592"/>
    <w:rsid w:val="0086027B"/>
    <w:rsid w:val="00860580"/>
    <w:rsid w:val="00860BCA"/>
    <w:rsid w:val="008612CE"/>
    <w:rsid w:val="008620D0"/>
    <w:rsid w:val="00862717"/>
    <w:rsid w:val="008639E6"/>
    <w:rsid w:val="00863A34"/>
    <w:rsid w:val="00865062"/>
    <w:rsid w:val="008650B6"/>
    <w:rsid w:val="008659EA"/>
    <w:rsid w:val="00866499"/>
    <w:rsid w:val="008669EB"/>
    <w:rsid w:val="00866E70"/>
    <w:rsid w:val="0086759E"/>
    <w:rsid w:val="008701E2"/>
    <w:rsid w:val="00871B7D"/>
    <w:rsid w:val="00871D69"/>
    <w:rsid w:val="008720C8"/>
    <w:rsid w:val="00872A30"/>
    <w:rsid w:val="00873603"/>
    <w:rsid w:val="00876861"/>
    <w:rsid w:val="008768AA"/>
    <w:rsid w:val="00880EA6"/>
    <w:rsid w:val="00881E38"/>
    <w:rsid w:val="0088201C"/>
    <w:rsid w:val="0088244F"/>
    <w:rsid w:val="00882A17"/>
    <w:rsid w:val="008843F2"/>
    <w:rsid w:val="0088555D"/>
    <w:rsid w:val="00885C3B"/>
    <w:rsid w:val="00886211"/>
    <w:rsid w:val="00890773"/>
    <w:rsid w:val="00893029"/>
    <w:rsid w:val="008936E0"/>
    <w:rsid w:val="00893B51"/>
    <w:rsid w:val="008A011E"/>
    <w:rsid w:val="008A17AF"/>
    <w:rsid w:val="008A22AA"/>
    <w:rsid w:val="008A2C7D"/>
    <w:rsid w:val="008A3A9F"/>
    <w:rsid w:val="008A3BB3"/>
    <w:rsid w:val="008A5205"/>
    <w:rsid w:val="008A530F"/>
    <w:rsid w:val="008A5397"/>
    <w:rsid w:val="008A7191"/>
    <w:rsid w:val="008B0E04"/>
    <w:rsid w:val="008B1FFC"/>
    <w:rsid w:val="008B2218"/>
    <w:rsid w:val="008B2E21"/>
    <w:rsid w:val="008B4E3B"/>
    <w:rsid w:val="008B50A0"/>
    <w:rsid w:val="008B54C2"/>
    <w:rsid w:val="008B6524"/>
    <w:rsid w:val="008B70AF"/>
    <w:rsid w:val="008B7644"/>
    <w:rsid w:val="008B7D5D"/>
    <w:rsid w:val="008C1015"/>
    <w:rsid w:val="008C1835"/>
    <w:rsid w:val="008C218D"/>
    <w:rsid w:val="008C22D7"/>
    <w:rsid w:val="008C36CE"/>
    <w:rsid w:val="008C4B23"/>
    <w:rsid w:val="008C55B9"/>
    <w:rsid w:val="008C618D"/>
    <w:rsid w:val="008C6B28"/>
    <w:rsid w:val="008C6DC8"/>
    <w:rsid w:val="008C76FD"/>
    <w:rsid w:val="008D0A00"/>
    <w:rsid w:val="008D0DA9"/>
    <w:rsid w:val="008D3D7A"/>
    <w:rsid w:val="008D4D35"/>
    <w:rsid w:val="008D5000"/>
    <w:rsid w:val="008D5345"/>
    <w:rsid w:val="008D546D"/>
    <w:rsid w:val="008D5601"/>
    <w:rsid w:val="008D57D1"/>
    <w:rsid w:val="008D7340"/>
    <w:rsid w:val="008D777B"/>
    <w:rsid w:val="008E0E1A"/>
    <w:rsid w:val="008E40B3"/>
    <w:rsid w:val="008E665B"/>
    <w:rsid w:val="008E690D"/>
    <w:rsid w:val="008E6A44"/>
    <w:rsid w:val="008E7252"/>
    <w:rsid w:val="008E79B7"/>
    <w:rsid w:val="008F02E7"/>
    <w:rsid w:val="008F1C29"/>
    <w:rsid w:val="008F340F"/>
    <w:rsid w:val="008F415C"/>
    <w:rsid w:val="008F53B7"/>
    <w:rsid w:val="008F5C76"/>
    <w:rsid w:val="008F600D"/>
    <w:rsid w:val="008F6549"/>
    <w:rsid w:val="008F6637"/>
    <w:rsid w:val="008F6CEB"/>
    <w:rsid w:val="008F6E2C"/>
    <w:rsid w:val="008F73B8"/>
    <w:rsid w:val="008F7490"/>
    <w:rsid w:val="00900DAF"/>
    <w:rsid w:val="00900F27"/>
    <w:rsid w:val="009017D0"/>
    <w:rsid w:val="00901907"/>
    <w:rsid w:val="00901E7F"/>
    <w:rsid w:val="00901F98"/>
    <w:rsid w:val="00910CFB"/>
    <w:rsid w:val="009118E5"/>
    <w:rsid w:val="00912C89"/>
    <w:rsid w:val="00912F8A"/>
    <w:rsid w:val="00913023"/>
    <w:rsid w:val="00916A6E"/>
    <w:rsid w:val="009203D6"/>
    <w:rsid w:val="009233F5"/>
    <w:rsid w:val="0092534B"/>
    <w:rsid w:val="00925666"/>
    <w:rsid w:val="00927DE3"/>
    <w:rsid w:val="009303D9"/>
    <w:rsid w:val="00930E9B"/>
    <w:rsid w:val="0093115D"/>
    <w:rsid w:val="00932864"/>
    <w:rsid w:val="00933C64"/>
    <w:rsid w:val="00934C78"/>
    <w:rsid w:val="00935BB2"/>
    <w:rsid w:val="00940807"/>
    <w:rsid w:val="00940B0E"/>
    <w:rsid w:val="00940D00"/>
    <w:rsid w:val="009413AE"/>
    <w:rsid w:val="00942D42"/>
    <w:rsid w:val="00942E3A"/>
    <w:rsid w:val="009431FA"/>
    <w:rsid w:val="00944E88"/>
    <w:rsid w:val="009456C4"/>
    <w:rsid w:val="00946698"/>
    <w:rsid w:val="009475D2"/>
    <w:rsid w:val="00947975"/>
    <w:rsid w:val="009528C7"/>
    <w:rsid w:val="00952A9D"/>
    <w:rsid w:val="00953673"/>
    <w:rsid w:val="00953A76"/>
    <w:rsid w:val="00954693"/>
    <w:rsid w:val="00955018"/>
    <w:rsid w:val="0095512B"/>
    <w:rsid w:val="009563A7"/>
    <w:rsid w:val="009568A7"/>
    <w:rsid w:val="00957442"/>
    <w:rsid w:val="00957673"/>
    <w:rsid w:val="00960275"/>
    <w:rsid w:val="009612B3"/>
    <w:rsid w:val="00961557"/>
    <w:rsid w:val="0096278E"/>
    <w:rsid w:val="00962C49"/>
    <w:rsid w:val="00962EB3"/>
    <w:rsid w:val="00963BE0"/>
    <w:rsid w:val="00965430"/>
    <w:rsid w:val="009675A1"/>
    <w:rsid w:val="009704F4"/>
    <w:rsid w:val="00971428"/>
    <w:rsid w:val="00972203"/>
    <w:rsid w:val="00973075"/>
    <w:rsid w:val="0097324F"/>
    <w:rsid w:val="00973BA1"/>
    <w:rsid w:val="00974465"/>
    <w:rsid w:val="00975473"/>
    <w:rsid w:val="00975C65"/>
    <w:rsid w:val="00976AD3"/>
    <w:rsid w:val="00977B43"/>
    <w:rsid w:val="00977C25"/>
    <w:rsid w:val="009801B9"/>
    <w:rsid w:val="0098029F"/>
    <w:rsid w:val="00980843"/>
    <w:rsid w:val="00981DE8"/>
    <w:rsid w:val="009831A3"/>
    <w:rsid w:val="00983555"/>
    <w:rsid w:val="00984BF0"/>
    <w:rsid w:val="0098591C"/>
    <w:rsid w:val="00986AAC"/>
    <w:rsid w:val="00987E15"/>
    <w:rsid w:val="00992885"/>
    <w:rsid w:val="0099319C"/>
    <w:rsid w:val="00993E86"/>
    <w:rsid w:val="00993EA2"/>
    <w:rsid w:val="0099586F"/>
    <w:rsid w:val="009A005B"/>
    <w:rsid w:val="009A0AB9"/>
    <w:rsid w:val="009A112C"/>
    <w:rsid w:val="009A312A"/>
    <w:rsid w:val="009A42A9"/>
    <w:rsid w:val="009A4527"/>
    <w:rsid w:val="009A6060"/>
    <w:rsid w:val="009B0DEA"/>
    <w:rsid w:val="009B2592"/>
    <w:rsid w:val="009B27A6"/>
    <w:rsid w:val="009B35C3"/>
    <w:rsid w:val="009B3C60"/>
    <w:rsid w:val="009B3CDA"/>
    <w:rsid w:val="009B43B7"/>
    <w:rsid w:val="009B4EE3"/>
    <w:rsid w:val="009B71C0"/>
    <w:rsid w:val="009B76AF"/>
    <w:rsid w:val="009C00C7"/>
    <w:rsid w:val="009C0FE6"/>
    <w:rsid w:val="009C1849"/>
    <w:rsid w:val="009C270E"/>
    <w:rsid w:val="009C2870"/>
    <w:rsid w:val="009C2A58"/>
    <w:rsid w:val="009C4A07"/>
    <w:rsid w:val="009C5050"/>
    <w:rsid w:val="009C6EA7"/>
    <w:rsid w:val="009D0EBD"/>
    <w:rsid w:val="009D0FCF"/>
    <w:rsid w:val="009D113F"/>
    <w:rsid w:val="009D2AC7"/>
    <w:rsid w:val="009D33D4"/>
    <w:rsid w:val="009D340A"/>
    <w:rsid w:val="009D40E1"/>
    <w:rsid w:val="009D5399"/>
    <w:rsid w:val="009D70F2"/>
    <w:rsid w:val="009D7B81"/>
    <w:rsid w:val="009E0222"/>
    <w:rsid w:val="009E335C"/>
    <w:rsid w:val="009E50A4"/>
    <w:rsid w:val="009E7DC8"/>
    <w:rsid w:val="009F014B"/>
    <w:rsid w:val="009F0601"/>
    <w:rsid w:val="009F0878"/>
    <w:rsid w:val="009F08DF"/>
    <w:rsid w:val="009F0C79"/>
    <w:rsid w:val="009F1D79"/>
    <w:rsid w:val="009F249D"/>
    <w:rsid w:val="009F29E8"/>
    <w:rsid w:val="009F2DCD"/>
    <w:rsid w:val="009F4C5D"/>
    <w:rsid w:val="009F7127"/>
    <w:rsid w:val="00A00168"/>
    <w:rsid w:val="00A0085B"/>
    <w:rsid w:val="00A01C70"/>
    <w:rsid w:val="00A026CB"/>
    <w:rsid w:val="00A029BB"/>
    <w:rsid w:val="00A02A86"/>
    <w:rsid w:val="00A03096"/>
    <w:rsid w:val="00A04323"/>
    <w:rsid w:val="00A045EC"/>
    <w:rsid w:val="00A05382"/>
    <w:rsid w:val="00A059B3"/>
    <w:rsid w:val="00A0678D"/>
    <w:rsid w:val="00A07343"/>
    <w:rsid w:val="00A07B3A"/>
    <w:rsid w:val="00A10E39"/>
    <w:rsid w:val="00A12563"/>
    <w:rsid w:val="00A14F87"/>
    <w:rsid w:val="00A154C2"/>
    <w:rsid w:val="00A15E04"/>
    <w:rsid w:val="00A15E5C"/>
    <w:rsid w:val="00A1617A"/>
    <w:rsid w:val="00A1747C"/>
    <w:rsid w:val="00A17AC0"/>
    <w:rsid w:val="00A22672"/>
    <w:rsid w:val="00A2267B"/>
    <w:rsid w:val="00A26408"/>
    <w:rsid w:val="00A27E38"/>
    <w:rsid w:val="00A30A3D"/>
    <w:rsid w:val="00A3175A"/>
    <w:rsid w:val="00A332BB"/>
    <w:rsid w:val="00A34840"/>
    <w:rsid w:val="00A36A05"/>
    <w:rsid w:val="00A36AFF"/>
    <w:rsid w:val="00A36B5E"/>
    <w:rsid w:val="00A37409"/>
    <w:rsid w:val="00A415C7"/>
    <w:rsid w:val="00A41F69"/>
    <w:rsid w:val="00A455F1"/>
    <w:rsid w:val="00A467FA"/>
    <w:rsid w:val="00A46B34"/>
    <w:rsid w:val="00A47304"/>
    <w:rsid w:val="00A50290"/>
    <w:rsid w:val="00A50795"/>
    <w:rsid w:val="00A51FCE"/>
    <w:rsid w:val="00A521A9"/>
    <w:rsid w:val="00A55C13"/>
    <w:rsid w:val="00A55E8C"/>
    <w:rsid w:val="00A56284"/>
    <w:rsid w:val="00A565CE"/>
    <w:rsid w:val="00A57673"/>
    <w:rsid w:val="00A6112C"/>
    <w:rsid w:val="00A61970"/>
    <w:rsid w:val="00A61D3C"/>
    <w:rsid w:val="00A6212B"/>
    <w:rsid w:val="00A629F2"/>
    <w:rsid w:val="00A63341"/>
    <w:rsid w:val="00A6475E"/>
    <w:rsid w:val="00A64D63"/>
    <w:rsid w:val="00A65DB5"/>
    <w:rsid w:val="00A67F4F"/>
    <w:rsid w:val="00A7022B"/>
    <w:rsid w:val="00A70D4F"/>
    <w:rsid w:val="00A71E40"/>
    <w:rsid w:val="00A7307C"/>
    <w:rsid w:val="00A731B0"/>
    <w:rsid w:val="00A73318"/>
    <w:rsid w:val="00A7611C"/>
    <w:rsid w:val="00A7654C"/>
    <w:rsid w:val="00A77E58"/>
    <w:rsid w:val="00A805C8"/>
    <w:rsid w:val="00A810A0"/>
    <w:rsid w:val="00A820A4"/>
    <w:rsid w:val="00A839F8"/>
    <w:rsid w:val="00A844D4"/>
    <w:rsid w:val="00A86A17"/>
    <w:rsid w:val="00A8707C"/>
    <w:rsid w:val="00A90B2C"/>
    <w:rsid w:val="00A9206F"/>
    <w:rsid w:val="00A92EB1"/>
    <w:rsid w:val="00A93B26"/>
    <w:rsid w:val="00A940D2"/>
    <w:rsid w:val="00A94987"/>
    <w:rsid w:val="00A9605A"/>
    <w:rsid w:val="00A96B91"/>
    <w:rsid w:val="00A97959"/>
    <w:rsid w:val="00A97D38"/>
    <w:rsid w:val="00AA009E"/>
    <w:rsid w:val="00AA0DCF"/>
    <w:rsid w:val="00AA2D78"/>
    <w:rsid w:val="00AA2F4A"/>
    <w:rsid w:val="00AA3104"/>
    <w:rsid w:val="00AA328D"/>
    <w:rsid w:val="00AA7E08"/>
    <w:rsid w:val="00AB1A1B"/>
    <w:rsid w:val="00AB278F"/>
    <w:rsid w:val="00AB336C"/>
    <w:rsid w:val="00AB3571"/>
    <w:rsid w:val="00AB450D"/>
    <w:rsid w:val="00AB4809"/>
    <w:rsid w:val="00AB5C69"/>
    <w:rsid w:val="00AB696B"/>
    <w:rsid w:val="00AB6A9B"/>
    <w:rsid w:val="00AB7676"/>
    <w:rsid w:val="00AB7757"/>
    <w:rsid w:val="00AC3BE1"/>
    <w:rsid w:val="00AC6C4F"/>
    <w:rsid w:val="00AC7C50"/>
    <w:rsid w:val="00AD2437"/>
    <w:rsid w:val="00AD2DC5"/>
    <w:rsid w:val="00AD68E5"/>
    <w:rsid w:val="00AD6FF3"/>
    <w:rsid w:val="00AE0FDC"/>
    <w:rsid w:val="00AE2593"/>
    <w:rsid w:val="00AE3409"/>
    <w:rsid w:val="00AE3471"/>
    <w:rsid w:val="00AE37C2"/>
    <w:rsid w:val="00AE4470"/>
    <w:rsid w:val="00AE4D07"/>
    <w:rsid w:val="00AE5F5C"/>
    <w:rsid w:val="00AF00EF"/>
    <w:rsid w:val="00AF0665"/>
    <w:rsid w:val="00AF0C1F"/>
    <w:rsid w:val="00AF12C9"/>
    <w:rsid w:val="00AF1429"/>
    <w:rsid w:val="00AF2FA4"/>
    <w:rsid w:val="00AF314E"/>
    <w:rsid w:val="00AF3358"/>
    <w:rsid w:val="00AF3A0A"/>
    <w:rsid w:val="00AF42EB"/>
    <w:rsid w:val="00AF6273"/>
    <w:rsid w:val="00AF6E7C"/>
    <w:rsid w:val="00AF742A"/>
    <w:rsid w:val="00B0158E"/>
    <w:rsid w:val="00B029C8"/>
    <w:rsid w:val="00B02E56"/>
    <w:rsid w:val="00B060F2"/>
    <w:rsid w:val="00B0612D"/>
    <w:rsid w:val="00B06DB5"/>
    <w:rsid w:val="00B07989"/>
    <w:rsid w:val="00B0C8A0"/>
    <w:rsid w:val="00B10409"/>
    <w:rsid w:val="00B10888"/>
    <w:rsid w:val="00B10B1D"/>
    <w:rsid w:val="00B11A60"/>
    <w:rsid w:val="00B14A0F"/>
    <w:rsid w:val="00B1682E"/>
    <w:rsid w:val="00B1684D"/>
    <w:rsid w:val="00B16874"/>
    <w:rsid w:val="00B200D3"/>
    <w:rsid w:val="00B217BD"/>
    <w:rsid w:val="00B21C9F"/>
    <w:rsid w:val="00B2201B"/>
    <w:rsid w:val="00B22613"/>
    <w:rsid w:val="00B22ACA"/>
    <w:rsid w:val="00B25522"/>
    <w:rsid w:val="00B26D1B"/>
    <w:rsid w:val="00B27612"/>
    <w:rsid w:val="00B27718"/>
    <w:rsid w:val="00B304D2"/>
    <w:rsid w:val="00B30983"/>
    <w:rsid w:val="00B32170"/>
    <w:rsid w:val="00B33B19"/>
    <w:rsid w:val="00B342BD"/>
    <w:rsid w:val="00B347DA"/>
    <w:rsid w:val="00B3490E"/>
    <w:rsid w:val="00B3599A"/>
    <w:rsid w:val="00B36423"/>
    <w:rsid w:val="00B36F10"/>
    <w:rsid w:val="00B37939"/>
    <w:rsid w:val="00B37EA5"/>
    <w:rsid w:val="00B40878"/>
    <w:rsid w:val="00B4101C"/>
    <w:rsid w:val="00B4131F"/>
    <w:rsid w:val="00B41451"/>
    <w:rsid w:val="00B414E8"/>
    <w:rsid w:val="00B42C82"/>
    <w:rsid w:val="00B42DF3"/>
    <w:rsid w:val="00B430DE"/>
    <w:rsid w:val="00B44A76"/>
    <w:rsid w:val="00B4511F"/>
    <w:rsid w:val="00B46523"/>
    <w:rsid w:val="00B47822"/>
    <w:rsid w:val="00B479AC"/>
    <w:rsid w:val="00B47D66"/>
    <w:rsid w:val="00B47FDE"/>
    <w:rsid w:val="00B50156"/>
    <w:rsid w:val="00B51389"/>
    <w:rsid w:val="00B51ABF"/>
    <w:rsid w:val="00B53812"/>
    <w:rsid w:val="00B55EFC"/>
    <w:rsid w:val="00B560E3"/>
    <w:rsid w:val="00B56280"/>
    <w:rsid w:val="00B564FD"/>
    <w:rsid w:val="00B57C12"/>
    <w:rsid w:val="00B57F7B"/>
    <w:rsid w:val="00B62326"/>
    <w:rsid w:val="00B6233A"/>
    <w:rsid w:val="00B653B2"/>
    <w:rsid w:val="00B65873"/>
    <w:rsid w:val="00B65A3D"/>
    <w:rsid w:val="00B66994"/>
    <w:rsid w:val="00B66F22"/>
    <w:rsid w:val="00B67179"/>
    <w:rsid w:val="00B70184"/>
    <w:rsid w:val="00B717B5"/>
    <w:rsid w:val="00B748EB"/>
    <w:rsid w:val="00B768D1"/>
    <w:rsid w:val="00B76B2C"/>
    <w:rsid w:val="00B80158"/>
    <w:rsid w:val="00B813FF"/>
    <w:rsid w:val="00B84CB3"/>
    <w:rsid w:val="00B85634"/>
    <w:rsid w:val="00B86955"/>
    <w:rsid w:val="00B873D8"/>
    <w:rsid w:val="00B87749"/>
    <w:rsid w:val="00B9022C"/>
    <w:rsid w:val="00B90F2A"/>
    <w:rsid w:val="00B922D8"/>
    <w:rsid w:val="00B936E2"/>
    <w:rsid w:val="00B942FF"/>
    <w:rsid w:val="00B973B1"/>
    <w:rsid w:val="00BA0621"/>
    <w:rsid w:val="00BA1025"/>
    <w:rsid w:val="00BA2E5E"/>
    <w:rsid w:val="00BA7F17"/>
    <w:rsid w:val="00BB1807"/>
    <w:rsid w:val="00BB2C8B"/>
    <w:rsid w:val="00BB38D9"/>
    <w:rsid w:val="00BB5106"/>
    <w:rsid w:val="00BC0A3A"/>
    <w:rsid w:val="00BC3420"/>
    <w:rsid w:val="00BC3A44"/>
    <w:rsid w:val="00BC3ADB"/>
    <w:rsid w:val="00BC4156"/>
    <w:rsid w:val="00BC41E1"/>
    <w:rsid w:val="00BC6461"/>
    <w:rsid w:val="00BD0031"/>
    <w:rsid w:val="00BD0B0B"/>
    <w:rsid w:val="00BD163B"/>
    <w:rsid w:val="00BD2986"/>
    <w:rsid w:val="00BD2B20"/>
    <w:rsid w:val="00BD516B"/>
    <w:rsid w:val="00BD58E8"/>
    <w:rsid w:val="00BD670B"/>
    <w:rsid w:val="00BD73F0"/>
    <w:rsid w:val="00BE19AE"/>
    <w:rsid w:val="00BE1EB8"/>
    <w:rsid w:val="00BE3DA7"/>
    <w:rsid w:val="00BE4B8F"/>
    <w:rsid w:val="00BE582E"/>
    <w:rsid w:val="00BE627B"/>
    <w:rsid w:val="00BE7D3C"/>
    <w:rsid w:val="00BF23C4"/>
    <w:rsid w:val="00BF261A"/>
    <w:rsid w:val="00BF4FCC"/>
    <w:rsid w:val="00BF5FF6"/>
    <w:rsid w:val="00BF611A"/>
    <w:rsid w:val="00BF6347"/>
    <w:rsid w:val="00BF7D66"/>
    <w:rsid w:val="00C008EA"/>
    <w:rsid w:val="00C01D9E"/>
    <w:rsid w:val="00C0207F"/>
    <w:rsid w:val="00C0259D"/>
    <w:rsid w:val="00C02B87"/>
    <w:rsid w:val="00C03873"/>
    <w:rsid w:val="00C03AD3"/>
    <w:rsid w:val="00C0417B"/>
    <w:rsid w:val="00C04D3F"/>
    <w:rsid w:val="00C0589E"/>
    <w:rsid w:val="00C070F1"/>
    <w:rsid w:val="00C077D1"/>
    <w:rsid w:val="00C1071F"/>
    <w:rsid w:val="00C1256A"/>
    <w:rsid w:val="00C1413A"/>
    <w:rsid w:val="00C15180"/>
    <w:rsid w:val="00C15B87"/>
    <w:rsid w:val="00C16117"/>
    <w:rsid w:val="00C16323"/>
    <w:rsid w:val="00C16F49"/>
    <w:rsid w:val="00C17847"/>
    <w:rsid w:val="00C17C05"/>
    <w:rsid w:val="00C2021C"/>
    <w:rsid w:val="00C219EB"/>
    <w:rsid w:val="00C23E19"/>
    <w:rsid w:val="00C24657"/>
    <w:rsid w:val="00C247AA"/>
    <w:rsid w:val="00C25C7C"/>
    <w:rsid w:val="00C2660E"/>
    <w:rsid w:val="00C26B3F"/>
    <w:rsid w:val="00C27569"/>
    <w:rsid w:val="00C3075A"/>
    <w:rsid w:val="00C30AF6"/>
    <w:rsid w:val="00C322F8"/>
    <w:rsid w:val="00C32A62"/>
    <w:rsid w:val="00C34A1F"/>
    <w:rsid w:val="00C41F2B"/>
    <w:rsid w:val="00C434A7"/>
    <w:rsid w:val="00C437FF"/>
    <w:rsid w:val="00C440E3"/>
    <w:rsid w:val="00C4468D"/>
    <w:rsid w:val="00C457D5"/>
    <w:rsid w:val="00C45B13"/>
    <w:rsid w:val="00C46925"/>
    <w:rsid w:val="00C51A78"/>
    <w:rsid w:val="00C51BDC"/>
    <w:rsid w:val="00C52A10"/>
    <w:rsid w:val="00C53E24"/>
    <w:rsid w:val="00C54137"/>
    <w:rsid w:val="00C5465C"/>
    <w:rsid w:val="00C54BB1"/>
    <w:rsid w:val="00C5775A"/>
    <w:rsid w:val="00C57E5A"/>
    <w:rsid w:val="00C60A71"/>
    <w:rsid w:val="00C6104A"/>
    <w:rsid w:val="00C6263C"/>
    <w:rsid w:val="00C62C04"/>
    <w:rsid w:val="00C648F1"/>
    <w:rsid w:val="00C6570A"/>
    <w:rsid w:val="00C6584B"/>
    <w:rsid w:val="00C65C50"/>
    <w:rsid w:val="00C66290"/>
    <w:rsid w:val="00C66596"/>
    <w:rsid w:val="00C70D50"/>
    <w:rsid w:val="00C71F33"/>
    <w:rsid w:val="00C71F64"/>
    <w:rsid w:val="00C7292D"/>
    <w:rsid w:val="00C77E22"/>
    <w:rsid w:val="00C8008E"/>
    <w:rsid w:val="00C80D73"/>
    <w:rsid w:val="00C812E7"/>
    <w:rsid w:val="00C8206D"/>
    <w:rsid w:val="00C82302"/>
    <w:rsid w:val="00C82581"/>
    <w:rsid w:val="00C82727"/>
    <w:rsid w:val="00C82A22"/>
    <w:rsid w:val="00C8375A"/>
    <w:rsid w:val="00C847F4"/>
    <w:rsid w:val="00C84C1D"/>
    <w:rsid w:val="00C85499"/>
    <w:rsid w:val="00C857C9"/>
    <w:rsid w:val="00C87E2B"/>
    <w:rsid w:val="00C90217"/>
    <w:rsid w:val="00C90F72"/>
    <w:rsid w:val="00C91625"/>
    <w:rsid w:val="00C919A4"/>
    <w:rsid w:val="00C91E7F"/>
    <w:rsid w:val="00C92337"/>
    <w:rsid w:val="00C92687"/>
    <w:rsid w:val="00C927C2"/>
    <w:rsid w:val="00C92896"/>
    <w:rsid w:val="00C934B1"/>
    <w:rsid w:val="00C97090"/>
    <w:rsid w:val="00C97405"/>
    <w:rsid w:val="00CA075F"/>
    <w:rsid w:val="00CA1CD9"/>
    <w:rsid w:val="00CA1FC8"/>
    <w:rsid w:val="00CA3229"/>
    <w:rsid w:val="00CA4392"/>
    <w:rsid w:val="00CA4AB4"/>
    <w:rsid w:val="00CA50D8"/>
    <w:rsid w:val="00CA50F0"/>
    <w:rsid w:val="00CA7A45"/>
    <w:rsid w:val="00CA7DDF"/>
    <w:rsid w:val="00CB02A9"/>
    <w:rsid w:val="00CB337D"/>
    <w:rsid w:val="00CB4DCA"/>
    <w:rsid w:val="00CB51AD"/>
    <w:rsid w:val="00CB61B6"/>
    <w:rsid w:val="00CB6433"/>
    <w:rsid w:val="00CC16E8"/>
    <w:rsid w:val="00CC172D"/>
    <w:rsid w:val="00CC2B3D"/>
    <w:rsid w:val="00CC2F8D"/>
    <w:rsid w:val="00CC3769"/>
    <w:rsid w:val="00CC393F"/>
    <w:rsid w:val="00CD2297"/>
    <w:rsid w:val="00CD2E29"/>
    <w:rsid w:val="00CD411C"/>
    <w:rsid w:val="00CD5345"/>
    <w:rsid w:val="00CD5CA4"/>
    <w:rsid w:val="00CD62D2"/>
    <w:rsid w:val="00CD7164"/>
    <w:rsid w:val="00CE38BA"/>
    <w:rsid w:val="00CE3D12"/>
    <w:rsid w:val="00CE6DF6"/>
    <w:rsid w:val="00CE6E8D"/>
    <w:rsid w:val="00CE7176"/>
    <w:rsid w:val="00CE7466"/>
    <w:rsid w:val="00CE77D8"/>
    <w:rsid w:val="00CF0A58"/>
    <w:rsid w:val="00CF0F02"/>
    <w:rsid w:val="00CF269F"/>
    <w:rsid w:val="00CF2EB8"/>
    <w:rsid w:val="00CF39E3"/>
    <w:rsid w:val="00CF4010"/>
    <w:rsid w:val="00CF4EDE"/>
    <w:rsid w:val="00CF5E09"/>
    <w:rsid w:val="00CF7507"/>
    <w:rsid w:val="00D04579"/>
    <w:rsid w:val="00D04F26"/>
    <w:rsid w:val="00D06502"/>
    <w:rsid w:val="00D07F8E"/>
    <w:rsid w:val="00D13416"/>
    <w:rsid w:val="00D13C7B"/>
    <w:rsid w:val="00D17EF8"/>
    <w:rsid w:val="00D20246"/>
    <w:rsid w:val="00D209C9"/>
    <w:rsid w:val="00D2176E"/>
    <w:rsid w:val="00D22776"/>
    <w:rsid w:val="00D22DF9"/>
    <w:rsid w:val="00D24F05"/>
    <w:rsid w:val="00D252D0"/>
    <w:rsid w:val="00D26B24"/>
    <w:rsid w:val="00D26EFF"/>
    <w:rsid w:val="00D274E3"/>
    <w:rsid w:val="00D27994"/>
    <w:rsid w:val="00D27C86"/>
    <w:rsid w:val="00D27D86"/>
    <w:rsid w:val="00D30EA2"/>
    <w:rsid w:val="00D312A1"/>
    <w:rsid w:val="00D3164F"/>
    <w:rsid w:val="00D33249"/>
    <w:rsid w:val="00D33D17"/>
    <w:rsid w:val="00D33D59"/>
    <w:rsid w:val="00D34C09"/>
    <w:rsid w:val="00D365E9"/>
    <w:rsid w:val="00D4021A"/>
    <w:rsid w:val="00D40B47"/>
    <w:rsid w:val="00D4136B"/>
    <w:rsid w:val="00D4192C"/>
    <w:rsid w:val="00D41A52"/>
    <w:rsid w:val="00D42AA6"/>
    <w:rsid w:val="00D42BCF"/>
    <w:rsid w:val="00D42EB3"/>
    <w:rsid w:val="00D4380A"/>
    <w:rsid w:val="00D44D10"/>
    <w:rsid w:val="00D44E1A"/>
    <w:rsid w:val="00D45810"/>
    <w:rsid w:val="00D46EAD"/>
    <w:rsid w:val="00D47760"/>
    <w:rsid w:val="00D47830"/>
    <w:rsid w:val="00D47E17"/>
    <w:rsid w:val="00D50082"/>
    <w:rsid w:val="00D50883"/>
    <w:rsid w:val="00D51162"/>
    <w:rsid w:val="00D512EA"/>
    <w:rsid w:val="00D519F5"/>
    <w:rsid w:val="00D53149"/>
    <w:rsid w:val="00D553C5"/>
    <w:rsid w:val="00D56F32"/>
    <w:rsid w:val="00D57C32"/>
    <w:rsid w:val="00D60B03"/>
    <w:rsid w:val="00D611A2"/>
    <w:rsid w:val="00D632BE"/>
    <w:rsid w:val="00D64DBD"/>
    <w:rsid w:val="00D65F3A"/>
    <w:rsid w:val="00D66131"/>
    <w:rsid w:val="00D67278"/>
    <w:rsid w:val="00D67F3B"/>
    <w:rsid w:val="00D71A6E"/>
    <w:rsid w:val="00D7258B"/>
    <w:rsid w:val="00D72D06"/>
    <w:rsid w:val="00D72DA7"/>
    <w:rsid w:val="00D734C7"/>
    <w:rsid w:val="00D73F5D"/>
    <w:rsid w:val="00D7522C"/>
    <w:rsid w:val="00D7536F"/>
    <w:rsid w:val="00D75D48"/>
    <w:rsid w:val="00D76219"/>
    <w:rsid w:val="00D76668"/>
    <w:rsid w:val="00D76A5E"/>
    <w:rsid w:val="00D77B9E"/>
    <w:rsid w:val="00D808D7"/>
    <w:rsid w:val="00D80A9A"/>
    <w:rsid w:val="00D81E2D"/>
    <w:rsid w:val="00D81E77"/>
    <w:rsid w:val="00D83CAC"/>
    <w:rsid w:val="00D84634"/>
    <w:rsid w:val="00D85792"/>
    <w:rsid w:val="00D865C0"/>
    <w:rsid w:val="00D8755F"/>
    <w:rsid w:val="00D8793D"/>
    <w:rsid w:val="00D87CCB"/>
    <w:rsid w:val="00D91E33"/>
    <w:rsid w:val="00D9205A"/>
    <w:rsid w:val="00D9272C"/>
    <w:rsid w:val="00D9316A"/>
    <w:rsid w:val="00D9619E"/>
    <w:rsid w:val="00D978BB"/>
    <w:rsid w:val="00DA1158"/>
    <w:rsid w:val="00DA11C2"/>
    <w:rsid w:val="00DA2BF4"/>
    <w:rsid w:val="00DA59F0"/>
    <w:rsid w:val="00DA67EB"/>
    <w:rsid w:val="00DA6B22"/>
    <w:rsid w:val="00DA6D39"/>
    <w:rsid w:val="00DA7277"/>
    <w:rsid w:val="00DB1A97"/>
    <w:rsid w:val="00DB213A"/>
    <w:rsid w:val="00DB24C9"/>
    <w:rsid w:val="00DB40C9"/>
    <w:rsid w:val="00DB482F"/>
    <w:rsid w:val="00DB7A1E"/>
    <w:rsid w:val="00DB7F37"/>
    <w:rsid w:val="00DC008A"/>
    <w:rsid w:val="00DC00C8"/>
    <w:rsid w:val="00DC22B0"/>
    <w:rsid w:val="00DC3647"/>
    <w:rsid w:val="00DC37C2"/>
    <w:rsid w:val="00DC4582"/>
    <w:rsid w:val="00DC476B"/>
    <w:rsid w:val="00DC4CF1"/>
    <w:rsid w:val="00DC55BC"/>
    <w:rsid w:val="00DC5EAB"/>
    <w:rsid w:val="00DC6F73"/>
    <w:rsid w:val="00DC757F"/>
    <w:rsid w:val="00DD140E"/>
    <w:rsid w:val="00DD1646"/>
    <w:rsid w:val="00DD1984"/>
    <w:rsid w:val="00DD29AE"/>
    <w:rsid w:val="00DD37B1"/>
    <w:rsid w:val="00DD3D4F"/>
    <w:rsid w:val="00DD4566"/>
    <w:rsid w:val="00DD4E19"/>
    <w:rsid w:val="00DD5C27"/>
    <w:rsid w:val="00DD5F42"/>
    <w:rsid w:val="00DD6521"/>
    <w:rsid w:val="00DD68D0"/>
    <w:rsid w:val="00DD7C12"/>
    <w:rsid w:val="00DD7F3D"/>
    <w:rsid w:val="00DE2CBB"/>
    <w:rsid w:val="00DE4788"/>
    <w:rsid w:val="00DE4C81"/>
    <w:rsid w:val="00DE5AEB"/>
    <w:rsid w:val="00DE5BCE"/>
    <w:rsid w:val="00DE6FAE"/>
    <w:rsid w:val="00DE743B"/>
    <w:rsid w:val="00DE7B4D"/>
    <w:rsid w:val="00DF1156"/>
    <w:rsid w:val="00DF2B9B"/>
    <w:rsid w:val="00DF2D13"/>
    <w:rsid w:val="00DF4CEA"/>
    <w:rsid w:val="00DF672B"/>
    <w:rsid w:val="00DF6E10"/>
    <w:rsid w:val="00DF7031"/>
    <w:rsid w:val="00DF79C2"/>
    <w:rsid w:val="00E00184"/>
    <w:rsid w:val="00E00570"/>
    <w:rsid w:val="00E00ADE"/>
    <w:rsid w:val="00E00B8A"/>
    <w:rsid w:val="00E00F11"/>
    <w:rsid w:val="00E03F28"/>
    <w:rsid w:val="00E07383"/>
    <w:rsid w:val="00E11AA8"/>
    <w:rsid w:val="00E1592B"/>
    <w:rsid w:val="00E165BC"/>
    <w:rsid w:val="00E16F71"/>
    <w:rsid w:val="00E17218"/>
    <w:rsid w:val="00E17D40"/>
    <w:rsid w:val="00E204F8"/>
    <w:rsid w:val="00E20AD8"/>
    <w:rsid w:val="00E22E95"/>
    <w:rsid w:val="00E24AF5"/>
    <w:rsid w:val="00E253E8"/>
    <w:rsid w:val="00E2591F"/>
    <w:rsid w:val="00E25CE1"/>
    <w:rsid w:val="00E27501"/>
    <w:rsid w:val="00E2789C"/>
    <w:rsid w:val="00E27FC7"/>
    <w:rsid w:val="00E312C0"/>
    <w:rsid w:val="00E3147C"/>
    <w:rsid w:val="00E31B32"/>
    <w:rsid w:val="00E31E1F"/>
    <w:rsid w:val="00E32B93"/>
    <w:rsid w:val="00E33301"/>
    <w:rsid w:val="00E34ACE"/>
    <w:rsid w:val="00E35F27"/>
    <w:rsid w:val="00E363AC"/>
    <w:rsid w:val="00E363EB"/>
    <w:rsid w:val="00E36739"/>
    <w:rsid w:val="00E40518"/>
    <w:rsid w:val="00E40F88"/>
    <w:rsid w:val="00E4147F"/>
    <w:rsid w:val="00E4286E"/>
    <w:rsid w:val="00E43912"/>
    <w:rsid w:val="00E43D0C"/>
    <w:rsid w:val="00E460D0"/>
    <w:rsid w:val="00E461BD"/>
    <w:rsid w:val="00E4658E"/>
    <w:rsid w:val="00E50561"/>
    <w:rsid w:val="00E50DD1"/>
    <w:rsid w:val="00E51A0F"/>
    <w:rsid w:val="00E51A4C"/>
    <w:rsid w:val="00E52042"/>
    <w:rsid w:val="00E53810"/>
    <w:rsid w:val="00E543C4"/>
    <w:rsid w:val="00E54695"/>
    <w:rsid w:val="00E55C0D"/>
    <w:rsid w:val="00E57BC3"/>
    <w:rsid w:val="00E60F4D"/>
    <w:rsid w:val="00E61C6D"/>
    <w:rsid w:val="00E61E12"/>
    <w:rsid w:val="00E6247D"/>
    <w:rsid w:val="00E62A03"/>
    <w:rsid w:val="00E6606C"/>
    <w:rsid w:val="00E66EC0"/>
    <w:rsid w:val="00E67BE1"/>
    <w:rsid w:val="00E719FC"/>
    <w:rsid w:val="00E729E2"/>
    <w:rsid w:val="00E729EA"/>
    <w:rsid w:val="00E737E2"/>
    <w:rsid w:val="00E747EB"/>
    <w:rsid w:val="00E7596C"/>
    <w:rsid w:val="00E76451"/>
    <w:rsid w:val="00E77F71"/>
    <w:rsid w:val="00E80C9A"/>
    <w:rsid w:val="00E80EBE"/>
    <w:rsid w:val="00E82954"/>
    <w:rsid w:val="00E83EF4"/>
    <w:rsid w:val="00E86DA4"/>
    <w:rsid w:val="00E87308"/>
    <w:rsid w:val="00E87878"/>
    <w:rsid w:val="00E878F2"/>
    <w:rsid w:val="00E906E1"/>
    <w:rsid w:val="00E91203"/>
    <w:rsid w:val="00E917CA"/>
    <w:rsid w:val="00E91A53"/>
    <w:rsid w:val="00E920BE"/>
    <w:rsid w:val="00E9289C"/>
    <w:rsid w:val="00E94007"/>
    <w:rsid w:val="00E9535E"/>
    <w:rsid w:val="00E97B7B"/>
    <w:rsid w:val="00EA0706"/>
    <w:rsid w:val="00EA1801"/>
    <w:rsid w:val="00EA2FFC"/>
    <w:rsid w:val="00EA310A"/>
    <w:rsid w:val="00EA32D8"/>
    <w:rsid w:val="00EA3AB4"/>
    <w:rsid w:val="00EA3CB1"/>
    <w:rsid w:val="00EA57D6"/>
    <w:rsid w:val="00EA5809"/>
    <w:rsid w:val="00EA7617"/>
    <w:rsid w:val="00EB0CF8"/>
    <w:rsid w:val="00EB327E"/>
    <w:rsid w:val="00EB33F9"/>
    <w:rsid w:val="00EB40E2"/>
    <w:rsid w:val="00EB61AB"/>
    <w:rsid w:val="00EB6ACE"/>
    <w:rsid w:val="00EB79F3"/>
    <w:rsid w:val="00EB7A13"/>
    <w:rsid w:val="00EC0523"/>
    <w:rsid w:val="00EC05D6"/>
    <w:rsid w:val="00EC2005"/>
    <w:rsid w:val="00EC2554"/>
    <w:rsid w:val="00EC486E"/>
    <w:rsid w:val="00EC49D9"/>
    <w:rsid w:val="00EC793D"/>
    <w:rsid w:val="00EC7DC9"/>
    <w:rsid w:val="00ED0149"/>
    <w:rsid w:val="00ED049B"/>
    <w:rsid w:val="00ED0638"/>
    <w:rsid w:val="00ED07A3"/>
    <w:rsid w:val="00ED0B26"/>
    <w:rsid w:val="00ED3B9B"/>
    <w:rsid w:val="00ED48D0"/>
    <w:rsid w:val="00ED5A34"/>
    <w:rsid w:val="00ED6277"/>
    <w:rsid w:val="00ED67B6"/>
    <w:rsid w:val="00ED6B2F"/>
    <w:rsid w:val="00ED745D"/>
    <w:rsid w:val="00ED78CF"/>
    <w:rsid w:val="00EE0600"/>
    <w:rsid w:val="00EE0C67"/>
    <w:rsid w:val="00EE15EA"/>
    <w:rsid w:val="00EE1EE8"/>
    <w:rsid w:val="00EE2485"/>
    <w:rsid w:val="00EE250C"/>
    <w:rsid w:val="00EE3081"/>
    <w:rsid w:val="00EE34B0"/>
    <w:rsid w:val="00EE533D"/>
    <w:rsid w:val="00EF0704"/>
    <w:rsid w:val="00EF16B5"/>
    <w:rsid w:val="00EF1997"/>
    <w:rsid w:val="00EF2832"/>
    <w:rsid w:val="00EF295C"/>
    <w:rsid w:val="00EF34C4"/>
    <w:rsid w:val="00EF4CC0"/>
    <w:rsid w:val="00EF5621"/>
    <w:rsid w:val="00EF573C"/>
    <w:rsid w:val="00EF5792"/>
    <w:rsid w:val="00EF61F9"/>
    <w:rsid w:val="00EF7DE3"/>
    <w:rsid w:val="00EF7F27"/>
    <w:rsid w:val="00F01A1B"/>
    <w:rsid w:val="00F02089"/>
    <w:rsid w:val="00F02A49"/>
    <w:rsid w:val="00F03103"/>
    <w:rsid w:val="00F06781"/>
    <w:rsid w:val="00F06A9A"/>
    <w:rsid w:val="00F07E88"/>
    <w:rsid w:val="00F10AAD"/>
    <w:rsid w:val="00F125F6"/>
    <w:rsid w:val="00F14612"/>
    <w:rsid w:val="00F14C91"/>
    <w:rsid w:val="00F16580"/>
    <w:rsid w:val="00F16A03"/>
    <w:rsid w:val="00F17A4D"/>
    <w:rsid w:val="00F209F5"/>
    <w:rsid w:val="00F21094"/>
    <w:rsid w:val="00F215B4"/>
    <w:rsid w:val="00F21EC5"/>
    <w:rsid w:val="00F22945"/>
    <w:rsid w:val="00F2322B"/>
    <w:rsid w:val="00F24333"/>
    <w:rsid w:val="00F2542B"/>
    <w:rsid w:val="00F271DE"/>
    <w:rsid w:val="00F27E85"/>
    <w:rsid w:val="00F304A1"/>
    <w:rsid w:val="00F30B33"/>
    <w:rsid w:val="00F310B0"/>
    <w:rsid w:val="00F317BB"/>
    <w:rsid w:val="00F3183C"/>
    <w:rsid w:val="00F32209"/>
    <w:rsid w:val="00F33B52"/>
    <w:rsid w:val="00F35BE5"/>
    <w:rsid w:val="00F35F1E"/>
    <w:rsid w:val="00F360C6"/>
    <w:rsid w:val="00F3629F"/>
    <w:rsid w:val="00F36AC6"/>
    <w:rsid w:val="00F36F66"/>
    <w:rsid w:val="00F37685"/>
    <w:rsid w:val="00F40854"/>
    <w:rsid w:val="00F40CE0"/>
    <w:rsid w:val="00F41336"/>
    <w:rsid w:val="00F41410"/>
    <w:rsid w:val="00F415A1"/>
    <w:rsid w:val="00F42D94"/>
    <w:rsid w:val="00F433F2"/>
    <w:rsid w:val="00F43F0D"/>
    <w:rsid w:val="00F44497"/>
    <w:rsid w:val="00F45644"/>
    <w:rsid w:val="00F45ED2"/>
    <w:rsid w:val="00F47604"/>
    <w:rsid w:val="00F50A79"/>
    <w:rsid w:val="00F520A8"/>
    <w:rsid w:val="00F524B7"/>
    <w:rsid w:val="00F52D83"/>
    <w:rsid w:val="00F53D88"/>
    <w:rsid w:val="00F5412D"/>
    <w:rsid w:val="00F5492B"/>
    <w:rsid w:val="00F54BB9"/>
    <w:rsid w:val="00F55E2E"/>
    <w:rsid w:val="00F55E52"/>
    <w:rsid w:val="00F55F2F"/>
    <w:rsid w:val="00F567F3"/>
    <w:rsid w:val="00F57E18"/>
    <w:rsid w:val="00F6009E"/>
    <w:rsid w:val="00F602E2"/>
    <w:rsid w:val="00F605DC"/>
    <w:rsid w:val="00F61454"/>
    <w:rsid w:val="00F6245B"/>
    <w:rsid w:val="00F62744"/>
    <w:rsid w:val="00F627DA"/>
    <w:rsid w:val="00F646C5"/>
    <w:rsid w:val="00F64AF5"/>
    <w:rsid w:val="00F64BD6"/>
    <w:rsid w:val="00F64C65"/>
    <w:rsid w:val="00F64F64"/>
    <w:rsid w:val="00F65ABC"/>
    <w:rsid w:val="00F65BF4"/>
    <w:rsid w:val="00F67070"/>
    <w:rsid w:val="00F72108"/>
    <w:rsid w:val="00F72603"/>
    <w:rsid w:val="00F7288F"/>
    <w:rsid w:val="00F72D9B"/>
    <w:rsid w:val="00F747A0"/>
    <w:rsid w:val="00F7497D"/>
    <w:rsid w:val="00F76498"/>
    <w:rsid w:val="00F76656"/>
    <w:rsid w:val="00F775FE"/>
    <w:rsid w:val="00F81645"/>
    <w:rsid w:val="00F81678"/>
    <w:rsid w:val="00F81FDA"/>
    <w:rsid w:val="00F821AC"/>
    <w:rsid w:val="00F82A7D"/>
    <w:rsid w:val="00F8327F"/>
    <w:rsid w:val="00F83802"/>
    <w:rsid w:val="00F83FE8"/>
    <w:rsid w:val="00F8439A"/>
    <w:rsid w:val="00F847A6"/>
    <w:rsid w:val="00F84889"/>
    <w:rsid w:val="00F85BA7"/>
    <w:rsid w:val="00F85E1E"/>
    <w:rsid w:val="00F864DD"/>
    <w:rsid w:val="00F938E0"/>
    <w:rsid w:val="00F93C33"/>
    <w:rsid w:val="00F93D02"/>
    <w:rsid w:val="00F9441B"/>
    <w:rsid w:val="00F955AE"/>
    <w:rsid w:val="00F9628C"/>
    <w:rsid w:val="00F973D3"/>
    <w:rsid w:val="00FA07B5"/>
    <w:rsid w:val="00FA2681"/>
    <w:rsid w:val="00FA27E8"/>
    <w:rsid w:val="00FA2C33"/>
    <w:rsid w:val="00FA4C32"/>
    <w:rsid w:val="00FA594A"/>
    <w:rsid w:val="00FA5FA0"/>
    <w:rsid w:val="00FA79C8"/>
    <w:rsid w:val="00FB0BBB"/>
    <w:rsid w:val="00FB0E9A"/>
    <w:rsid w:val="00FB17BA"/>
    <w:rsid w:val="00FB20EF"/>
    <w:rsid w:val="00FB27AA"/>
    <w:rsid w:val="00FB3248"/>
    <w:rsid w:val="00FB36CA"/>
    <w:rsid w:val="00FB4119"/>
    <w:rsid w:val="00FB43AE"/>
    <w:rsid w:val="00FB4768"/>
    <w:rsid w:val="00FB4D39"/>
    <w:rsid w:val="00FB555E"/>
    <w:rsid w:val="00FB5937"/>
    <w:rsid w:val="00FB5E7B"/>
    <w:rsid w:val="00FB6215"/>
    <w:rsid w:val="00FB6DB0"/>
    <w:rsid w:val="00FB7220"/>
    <w:rsid w:val="00FC0535"/>
    <w:rsid w:val="00FC0A61"/>
    <w:rsid w:val="00FC1816"/>
    <w:rsid w:val="00FC2647"/>
    <w:rsid w:val="00FC37D6"/>
    <w:rsid w:val="00FC7EFE"/>
    <w:rsid w:val="00FD02B5"/>
    <w:rsid w:val="00FD0CBD"/>
    <w:rsid w:val="00FD3939"/>
    <w:rsid w:val="00FD40B3"/>
    <w:rsid w:val="00FD41B4"/>
    <w:rsid w:val="00FD5B53"/>
    <w:rsid w:val="00FD69D4"/>
    <w:rsid w:val="00FD7A2C"/>
    <w:rsid w:val="00FDB9AC"/>
    <w:rsid w:val="00FE0943"/>
    <w:rsid w:val="00FE1F45"/>
    <w:rsid w:val="00FE20DE"/>
    <w:rsid w:val="00FE5814"/>
    <w:rsid w:val="00FE62DF"/>
    <w:rsid w:val="00FE7114"/>
    <w:rsid w:val="00FF0D81"/>
    <w:rsid w:val="00FF22F5"/>
    <w:rsid w:val="00FF2CB1"/>
    <w:rsid w:val="00FF325F"/>
    <w:rsid w:val="00FF34BC"/>
    <w:rsid w:val="00FF4AA0"/>
    <w:rsid w:val="00FF52A5"/>
    <w:rsid w:val="00FF53DA"/>
    <w:rsid w:val="00FF53ED"/>
    <w:rsid w:val="00FF6FF8"/>
    <w:rsid w:val="01465934"/>
    <w:rsid w:val="01517012"/>
    <w:rsid w:val="015EB972"/>
    <w:rsid w:val="01683A8F"/>
    <w:rsid w:val="016EBAC1"/>
    <w:rsid w:val="01D9B42E"/>
    <w:rsid w:val="022CB782"/>
    <w:rsid w:val="02613CE8"/>
    <w:rsid w:val="026F5091"/>
    <w:rsid w:val="027E3AE1"/>
    <w:rsid w:val="02A00F68"/>
    <w:rsid w:val="02D1BB31"/>
    <w:rsid w:val="02D4678D"/>
    <w:rsid w:val="02D47651"/>
    <w:rsid w:val="02F720CD"/>
    <w:rsid w:val="0318AB98"/>
    <w:rsid w:val="03E2C8D3"/>
    <w:rsid w:val="0404C2BC"/>
    <w:rsid w:val="04BF8E78"/>
    <w:rsid w:val="05714441"/>
    <w:rsid w:val="0573BFA1"/>
    <w:rsid w:val="05C2F8AB"/>
    <w:rsid w:val="05CB7265"/>
    <w:rsid w:val="060AD5A4"/>
    <w:rsid w:val="060BF5C6"/>
    <w:rsid w:val="06DEA7EF"/>
    <w:rsid w:val="07A98177"/>
    <w:rsid w:val="07B5E515"/>
    <w:rsid w:val="07C3893A"/>
    <w:rsid w:val="07EDC174"/>
    <w:rsid w:val="0801F477"/>
    <w:rsid w:val="081EEFE1"/>
    <w:rsid w:val="087F598F"/>
    <w:rsid w:val="0881848E"/>
    <w:rsid w:val="08A32C38"/>
    <w:rsid w:val="08B34DE9"/>
    <w:rsid w:val="09139453"/>
    <w:rsid w:val="09CD14A7"/>
    <w:rsid w:val="0A03F174"/>
    <w:rsid w:val="0A49EAFB"/>
    <w:rsid w:val="0A642F71"/>
    <w:rsid w:val="0ACE692D"/>
    <w:rsid w:val="0BBEE86A"/>
    <w:rsid w:val="0C237C00"/>
    <w:rsid w:val="0C271AE3"/>
    <w:rsid w:val="0CF05364"/>
    <w:rsid w:val="0D0FE898"/>
    <w:rsid w:val="0D30FEFF"/>
    <w:rsid w:val="0D5C68EA"/>
    <w:rsid w:val="0D74C6FE"/>
    <w:rsid w:val="0E32F33F"/>
    <w:rsid w:val="0E605298"/>
    <w:rsid w:val="0F16070B"/>
    <w:rsid w:val="0FDF0128"/>
    <w:rsid w:val="0FFC9F9D"/>
    <w:rsid w:val="10130856"/>
    <w:rsid w:val="10411C83"/>
    <w:rsid w:val="1064DF9C"/>
    <w:rsid w:val="10D4961D"/>
    <w:rsid w:val="10E52F48"/>
    <w:rsid w:val="1100E826"/>
    <w:rsid w:val="11A4389E"/>
    <w:rsid w:val="124CDD84"/>
    <w:rsid w:val="1313E5A1"/>
    <w:rsid w:val="1323375E"/>
    <w:rsid w:val="134096F2"/>
    <w:rsid w:val="13602C60"/>
    <w:rsid w:val="14128FCC"/>
    <w:rsid w:val="142C440E"/>
    <w:rsid w:val="149A44A9"/>
    <w:rsid w:val="14C2B103"/>
    <w:rsid w:val="15AC3EED"/>
    <w:rsid w:val="15FF086F"/>
    <w:rsid w:val="16073610"/>
    <w:rsid w:val="164DA1CD"/>
    <w:rsid w:val="1665C8D4"/>
    <w:rsid w:val="16797029"/>
    <w:rsid w:val="174AC70B"/>
    <w:rsid w:val="178FB362"/>
    <w:rsid w:val="17CB0CC0"/>
    <w:rsid w:val="17F17E7D"/>
    <w:rsid w:val="183EA37F"/>
    <w:rsid w:val="188188AF"/>
    <w:rsid w:val="188B1A00"/>
    <w:rsid w:val="197EF302"/>
    <w:rsid w:val="19ADFCA5"/>
    <w:rsid w:val="1A1334B3"/>
    <w:rsid w:val="1A8899B5"/>
    <w:rsid w:val="1AAF0B72"/>
    <w:rsid w:val="1ABE4E0B"/>
    <w:rsid w:val="1B824FFA"/>
    <w:rsid w:val="1BC0496B"/>
    <w:rsid w:val="1BC3CDEB"/>
    <w:rsid w:val="1BF79CEB"/>
    <w:rsid w:val="1C0FB546"/>
    <w:rsid w:val="1CFE1687"/>
    <w:rsid w:val="1D03773E"/>
    <w:rsid w:val="1D1A8A2E"/>
    <w:rsid w:val="1D7AAC10"/>
    <w:rsid w:val="1DA11DCD"/>
    <w:rsid w:val="1DD5A333"/>
    <w:rsid w:val="1DE614BC"/>
    <w:rsid w:val="1E4F1F88"/>
    <w:rsid w:val="1E5ABEA2"/>
    <w:rsid w:val="1E8EA440"/>
    <w:rsid w:val="1F1EEB12"/>
    <w:rsid w:val="1F6BED64"/>
    <w:rsid w:val="1FF782D2"/>
    <w:rsid w:val="202914F0"/>
    <w:rsid w:val="202AD948"/>
    <w:rsid w:val="20A272C1"/>
    <w:rsid w:val="20D2716A"/>
    <w:rsid w:val="210F4CEF"/>
    <w:rsid w:val="2112D39B"/>
    <w:rsid w:val="21A81E6A"/>
    <w:rsid w:val="21E9BA7F"/>
    <w:rsid w:val="22233DAE"/>
    <w:rsid w:val="2249738D"/>
    <w:rsid w:val="228BB0D5"/>
    <w:rsid w:val="22B1FDFB"/>
    <w:rsid w:val="22E09FB7"/>
    <w:rsid w:val="2387EFA8"/>
    <w:rsid w:val="239B92F7"/>
    <w:rsid w:val="23A298C5"/>
    <w:rsid w:val="24495844"/>
    <w:rsid w:val="24B3587A"/>
    <w:rsid w:val="24D0A432"/>
    <w:rsid w:val="24EDFAB9"/>
    <w:rsid w:val="2526BAA3"/>
    <w:rsid w:val="255A7179"/>
    <w:rsid w:val="257ECD89"/>
    <w:rsid w:val="258CE132"/>
    <w:rsid w:val="25DE45CA"/>
    <w:rsid w:val="265DA8DB"/>
    <w:rsid w:val="266025BA"/>
    <w:rsid w:val="266154AA"/>
    <w:rsid w:val="266291A0"/>
    <w:rsid w:val="269A1ACC"/>
    <w:rsid w:val="26A9F4DD"/>
    <w:rsid w:val="2723A403"/>
    <w:rsid w:val="273B8D3F"/>
    <w:rsid w:val="279D2058"/>
    <w:rsid w:val="281C37B5"/>
    <w:rsid w:val="284A6E27"/>
    <w:rsid w:val="28770702"/>
    <w:rsid w:val="28B4A7E3"/>
    <w:rsid w:val="28BF36FB"/>
    <w:rsid w:val="28FCA098"/>
    <w:rsid w:val="2951E645"/>
    <w:rsid w:val="295EFDCF"/>
    <w:rsid w:val="2968194A"/>
    <w:rsid w:val="29741E8A"/>
    <w:rsid w:val="29C93FDB"/>
    <w:rsid w:val="29E08698"/>
    <w:rsid w:val="2A70E052"/>
    <w:rsid w:val="2AEBF03E"/>
    <w:rsid w:val="2B02E43D"/>
    <w:rsid w:val="2B041C7C"/>
    <w:rsid w:val="2B127113"/>
    <w:rsid w:val="2B3C8082"/>
    <w:rsid w:val="2BED2AF1"/>
    <w:rsid w:val="2C2B0314"/>
    <w:rsid w:val="2CAE0086"/>
    <w:rsid w:val="2CD82556"/>
    <w:rsid w:val="2D6C37FD"/>
    <w:rsid w:val="2D7D49FA"/>
    <w:rsid w:val="2DFA0D77"/>
    <w:rsid w:val="2DFB3C67"/>
    <w:rsid w:val="2EDEF115"/>
    <w:rsid w:val="2F3FDEDF"/>
    <w:rsid w:val="2FED292C"/>
    <w:rsid w:val="30831506"/>
    <w:rsid w:val="30B79A6C"/>
    <w:rsid w:val="30EA9F12"/>
    <w:rsid w:val="30FB626B"/>
    <w:rsid w:val="3121D428"/>
    <w:rsid w:val="31760DB0"/>
    <w:rsid w:val="31E100FA"/>
    <w:rsid w:val="320028CE"/>
    <w:rsid w:val="32099D82"/>
    <w:rsid w:val="32A13F97"/>
    <w:rsid w:val="32E26A35"/>
    <w:rsid w:val="333D4547"/>
    <w:rsid w:val="33685F1C"/>
    <w:rsid w:val="33EAF7E7"/>
    <w:rsid w:val="33F35916"/>
    <w:rsid w:val="34137F8F"/>
    <w:rsid w:val="34270531"/>
    <w:rsid w:val="34377F0A"/>
    <w:rsid w:val="3461DB7F"/>
    <w:rsid w:val="34848D05"/>
    <w:rsid w:val="34CC2D36"/>
    <w:rsid w:val="353AE93D"/>
    <w:rsid w:val="353BAA3B"/>
    <w:rsid w:val="35671BEA"/>
    <w:rsid w:val="3569E145"/>
    <w:rsid w:val="35922EF8"/>
    <w:rsid w:val="35A208DD"/>
    <w:rsid w:val="363727E3"/>
    <w:rsid w:val="36D5E017"/>
    <w:rsid w:val="38A76974"/>
    <w:rsid w:val="38D5FCD5"/>
    <w:rsid w:val="38F0414B"/>
    <w:rsid w:val="3900FA6B"/>
    <w:rsid w:val="394FABFB"/>
    <w:rsid w:val="396C5A75"/>
    <w:rsid w:val="3977D149"/>
    <w:rsid w:val="399FAC0B"/>
    <w:rsid w:val="3B679E92"/>
    <w:rsid w:val="3BC337F7"/>
    <w:rsid w:val="3C00AB03"/>
    <w:rsid w:val="3C02EE85"/>
    <w:rsid w:val="3C204D17"/>
    <w:rsid w:val="3C29F7BA"/>
    <w:rsid w:val="3C8521AE"/>
    <w:rsid w:val="3D0B5B7E"/>
    <w:rsid w:val="3D1EB6CC"/>
    <w:rsid w:val="3D99D150"/>
    <w:rsid w:val="3DDAAFBC"/>
    <w:rsid w:val="3E05DF7E"/>
    <w:rsid w:val="3E796EDE"/>
    <w:rsid w:val="3EAB1B0E"/>
    <w:rsid w:val="3F5C2104"/>
    <w:rsid w:val="3F9156CF"/>
    <w:rsid w:val="4024F956"/>
    <w:rsid w:val="408E6894"/>
    <w:rsid w:val="40DC04B0"/>
    <w:rsid w:val="417FD727"/>
    <w:rsid w:val="41AF4938"/>
    <w:rsid w:val="41B4870E"/>
    <w:rsid w:val="41E62C7E"/>
    <w:rsid w:val="424E8858"/>
    <w:rsid w:val="4280C6E1"/>
    <w:rsid w:val="42E7241F"/>
    <w:rsid w:val="437D67D9"/>
    <w:rsid w:val="43C00362"/>
    <w:rsid w:val="43F752E4"/>
    <w:rsid w:val="4528A48B"/>
    <w:rsid w:val="45636086"/>
    <w:rsid w:val="45BDDAB4"/>
    <w:rsid w:val="4648C2BE"/>
    <w:rsid w:val="4669402E"/>
    <w:rsid w:val="46D216DC"/>
    <w:rsid w:val="471C4F79"/>
    <w:rsid w:val="47D122A1"/>
    <w:rsid w:val="48E0429D"/>
    <w:rsid w:val="496CF0CE"/>
    <w:rsid w:val="49809D42"/>
    <w:rsid w:val="4A3B1A65"/>
    <w:rsid w:val="4A882E69"/>
    <w:rsid w:val="4A946ECA"/>
    <w:rsid w:val="4B3C7F7B"/>
    <w:rsid w:val="4B823FB8"/>
    <w:rsid w:val="4B976248"/>
    <w:rsid w:val="4C06BDEA"/>
    <w:rsid w:val="4C4F2B4C"/>
    <w:rsid w:val="4C5AB78F"/>
    <w:rsid w:val="4C646232"/>
    <w:rsid w:val="4D015C09"/>
    <w:rsid w:val="4D25CACE"/>
    <w:rsid w:val="4D4F9B12"/>
    <w:rsid w:val="4D5D5322"/>
    <w:rsid w:val="4E8082E0"/>
    <w:rsid w:val="4E8F4457"/>
    <w:rsid w:val="4F3794F8"/>
    <w:rsid w:val="4F630A01"/>
    <w:rsid w:val="505D0F39"/>
    <w:rsid w:val="50AE1848"/>
    <w:rsid w:val="50D3D619"/>
    <w:rsid w:val="50ECE819"/>
    <w:rsid w:val="50FBCE5B"/>
    <w:rsid w:val="5114241F"/>
    <w:rsid w:val="5122FECE"/>
    <w:rsid w:val="514844DE"/>
    <w:rsid w:val="51494E28"/>
    <w:rsid w:val="514DB37E"/>
    <w:rsid w:val="515B6617"/>
    <w:rsid w:val="525DB73E"/>
    <w:rsid w:val="52AE6692"/>
    <w:rsid w:val="52BA3CB7"/>
    <w:rsid w:val="5309D096"/>
    <w:rsid w:val="534F1944"/>
    <w:rsid w:val="5362D6E0"/>
    <w:rsid w:val="53ABA3FE"/>
    <w:rsid w:val="53CF9DBC"/>
    <w:rsid w:val="53E7F7FC"/>
    <w:rsid w:val="5470D5D8"/>
    <w:rsid w:val="5487592E"/>
    <w:rsid w:val="54C648E8"/>
    <w:rsid w:val="55B7488B"/>
    <w:rsid w:val="55E7C31D"/>
    <w:rsid w:val="55E83366"/>
    <w:rsid w:val="55F76F53"/>
    <w:rsid w:val="56707E7C"/>
    <w:rsid w:val="56CC5544"/>
    <w:rsid w:val="56F87BA6"/>
    <w:rsid w:val="57264371"/>
    <w:rsid w:val="573F2B22"/>
    <w:rsid w:val="57B1CECB"/>
    <w:rsid w:val="58B76F58"/>
    <w:rsid w:val="58C052DC"/>
    <w:rsid w:val="58C14989"/>
    <w:rsid w:val="58F13C63"/>
    <w:rsid w:val="59455602"/>
    <w:rsid w:val="5969BC99"/>
    <w:rsid w:val="59F1B13E"/>
    <w:rsid w:val="5A769417"/>
    <w:rsid w:val="5AE07C03"/>
    <w:rsid w:val="5B2347E3"/>
    <w:rsid w:val="5C01F26B"/>
    <w:rsid w:val="5C30FC81"/>
    <w:rsid w:val="5C9BCF82"/>
    <w:rsid w:val="5CCEF255"/>
    <w:rsid w:val="5CE5CBB3"/>
    <w:rsid w:val="5D5F9DCE"/>
    <w:rsid w:val="5D75395B"/>
    <w:rsid w:val="5D7DC6A9"/>
    <w:rsid w:val="5DB290D2"/>
    <w:rsid w:val="5DEEC07A"/>
    <w:rsid w:val="5E4834FB"/>
    <w:rsid w:val="5E92C80A"/>
    <w:rsid w:val="5EFFE447"/>
    <w:rsid w:val="5F0981D8"/>
    <w:rsid w:val="5F6C33B0"/>
    <w:rsid w:val="5FF44AB9"/>
    <w:rsid w:val="60FEF220"/>
    <w:rsid w:val="61C08CAC"/>
    <w:rsid w:val="620276B5"/>
    <w:rsid w:val="625C4335"/>
    <w:rsid w:val="626E201C"/>
    <w:rsid w:val="62965841"/>
    <w:rsid w:val="62A61F7B"/>
    <w:rsid w:val="636172D5"/>
    <w:rsid w:val="6365D994"/>
    <w:rsid w:val="646D6C9E"/>
    <w:rsid w:val="648CF63F"/>
    <w:rsid w:val="658BD80D"/>
    <w:rsid w:val="65A6BCFD"/>
    <w:rsid w:val="65DC7153"/>
    <w:rsid w:val="65F53FA1"/>
    <w:rsid w:val="66ABB01A"/>
    <w:rsid w:val="66D13065"/>
    <w:rsid w:val="66D9FD55"/>
    <w:rsid w:val="6713F074"/>
    <w:rsid w:val="67158FDC"/>
    <w:rsid w:val="67202D12"/>
    <w:rsid w:val="672794FC"/>
    <w:rsid w:val="674EE569"/>
    <w:rsid w:val="6770972E"/>
    <w:rsid w:val="68283CA8"/>
    <w:rsid w:val="691A24DD"/>
    <w:rsid w:val="69A04DBD"/>
    <w:rsid w:val="6B3596DC"/>
    <w:rsid w:val="6B67F35F"/>
    <w:rsid w:val="6BA70CC3"/>
    <w:rsid w:val="6C28D322"/>
    <w:rsid w:val="6C9C75EC"/>
    <w:rsid w:val="6CAF61C9"/>
    <w:rsid w:val="6CDA6F3F"/>
    <w:rsid w:val="6CF66D02"/>
    <w:rsid w:val="6D316221"/>
    <w:rsid w:val="6D3D4ABB"/>
    <w:rsid w:val="6DDF96AD"/>
    <w:rsid w:val="6E33E88B"/>
    <w:rsid w:val="6E4F0600"/>
    <w:rsid w:val="6EE0868C"/>
    <w:rsid w:val="6F58D3F1"/>
    <w:rsid w:val="6F5A02E1"/>
    <w:rsid w:val="70939764"/>
    <w:rsid w:val="711508E5"/>
    <w:rsid w:val="72178FD6"/>
    <w:rsid w:val="725A28E5"/>
    <w:rsid w:val="72809AA2"/>
    <w:rsid w:val="7286C1C0"/>
    <w:rsid w:val="72BF7495"/>
    <w:rsid w:val="72D1F1A9"/>
    <w:rsid w:val="7300CCF9"/>
    <w:rsid w:val="73993137"/>
    <w:rsid w:val="73B43AE9"/>
    <w:rsid w:val="74109FD8"/>
    <w:rsid w:val="74405FE1"/>
    <w:rsid w:val="745BED20"/>
    <w:rsid w:val="74C2930A"/>
    <w:rsid w:val="74D68C1C"/>
    <w:rsid w:val="74E20184"/>
    <w:rsid w:val="74E797F0"/>
    <w:rsid w:val="753E2797"/>
    <w:rsid w:val="75C53D8C"/>
    <w:rsid w:val="76443EEF"/>
    <w:rsid w:val="76470FAF"/>
    <w:rsid w:val="76594304"/>
    <w:rsid w:val="76934DB9"/>
    <w:rsid w:val="774EC32B"/>
    <w:rsid w:val="778F6298"/>
    <w:rsid w:val="7901ACF6"/>
    <w:rsid w:val="794C4A33"/>
    <w:rsid w:val="7974BC74"/>
    <w:rsid w:val="79ECA6E1"/>
    <w:rsid w:val="7A5FF821"/>
    <w:rsid w:val="7A6A45CF"/>
    <w:rsid w:val="7A845A59"/>
    <w:rsid w:val="7B6D188A"/>
    <w:rsid w:val="7B84DF26"/>
    <w:rsid w:val="7C0E358C"/>
    <w:rsid w:val="7C289676"/>
    <w:rsid w:val="7CE1ACE5"/>
    <w:rsid w:val="7CE622FD"/>
    <w:rsid w:val="7D527266"/>
    <w:rsid w:val="7DC0BD93"/>
    <w:rsid w:val="7DE7550F"/>
    <w:rsid w:val="7DFAB2A5"/>
    <w:rsid w:val="7E8017A9"/>
    <w:rsid w:val="7F38C3C0"/>
    <w:rsid w:val="7F4A0433"/>
    <w:rsid w:val="7FB558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7D77EC"/>
  <w15:chartTrackingRefBased/>
  <w15:docId w15:val="{2E4FECC1-5A0A-402D-A654-4DA903CA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3352"/>
    <w:pPr>
      <w:jc w:val="center"/>
    </w:pPr>
  </w:style>
  <w:style w:type="paragraph" w:styleId="Heading1">
    <w:name w:val="heading 1"/>
    <w:basedOn w:val="Normal"/>
    <w:next w:val="Normal"/>
    <w:qFormat/>
    <w:rsid w:val="006B6B66"/>
    <w:pPr>
      <w:keepNext/>
      <w:keepLines/>
      <w:numPr>
        <w:numId w:val="6"/>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6"/>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6"/>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6"/>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3"/>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4"/>
      </w:numPr>
      <w:tabs>
        <w:tab w:val="left" w:pos="533"/>
      </w:tabs>
      <w:spacing w:before="80" w:after="200"/>
      <w:ind w:firstLine="0"/>
      <w:jc w:val="both"/>
    </w:pPr>
    <w:rPr>
      <w:noProof/>
      <w:sz w:val="16"/>
      <w:szCs w:val="16"/>
    </w:rPr>
  </w:style>
  <w:style w:type="paragraph" w:customStyle="1" w:styleId="footnote">
    <w:name w:val="footnote"/>
    <w:pPr>
      <w:framePr w:hSpace="187" w:vSpace="187" w:wrap="notBeside" w:vAnchor="text" w:hAnchor="page" w:x="6121" w:y="577"/>
      <w:numPr>
        <w:numId w:val="5"/>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0"/>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6"/>
      </w:numPr>
      <w:spacing w:before="60" w:after="30"/>
      <w:ind w:left="58" w:hanging="29"/>
      <w:jc w:val="right"/>
    </w:pPr>
    <w:rPr>
      <w:sz w:val="12"/>
      <w:szCs w:val="12"/>
    </w:rPr>
  </w:style>
  <w:style w:type="paragraph" w:customStyle="1" w:styleId="tablehead">
    <w:name w:val="table head"/>
    <w:pPr>
      <w:numPr>
        <w:numId w:val="11"/>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DD29AE"/>
    <w:rPr>
      <w:color w:val="808080"/>
    </w:rPr>
  </w:style>
  <w:style w:type="paragraph" w:styleId="ListParagraph">
    <w:name w:val="List Paragraph"/>
    <w:basedOn w:val="Normal"/>
    <w:uiPriority w:val="34"/>
    <w:qFormat/>
    <w:rsid w:val="0067221D"/>
    <w:pPr>
      <w:ind w:left="720"/>
      <w:contextualSpacing/>
    </w:pPr>
  </w:style>
  <w:style w:type="character" w:customStyle="1" w:styleId="mi">
    <w:name w:val="mi"/>
    <w:basedOn w:val="DefaultParagraphFont"/>
    <w:rsid w:val="00656D46"/>
  </w:style>
  <w:style w:type="character" w:customStyle="1" w:styleId="Heading2Char">
    <w:name w:val="Heading 2 Char"/>
    <w:basedOn w:val="DefaultParagraphFont"/>
    <w:link w:val="Heading2"/>
    <w:rsid w:val="005201AE"/>
    <w:rPr>
      <w:i/>
      <w:iCs/>
      <w:noProof/>
    </w:rPr>
  </w:style>
  <w:style w:type="paragraph" w:styleId="Revision">
    <w:name w:val="Revision"/>
    <w:hidden/>
    <w:uiPriority w:val="99"/>
    <w:semiHidden/>
    <w:rsid w:val="00165FD7"/>
  </w:style>
  <w:style w:type="paragraph" w:styleId="NormalWeb">
    <w:name w:val="Normal (Web)"/>
    <w:basedOn w:val="Normal"/>
    <w:uiPriority w:val="99"/>
    <w:unhideWhenUsed/>
    <w:rsid w:val="00AB1A1B"/>
    <w:pPr>
      <w:spacing w:before="100" w:beforeAutospacing="1" w:after="100" w:afterAutospacing="1"/>
      <w:jc w:val="left"/>
    </w:pPr>
    <w:rPr>
      <w:rFonts w:eastAsia="Times New Roman"/>
      <w:sz w:val="24"/>
      <w:szCs w:val="24"/>
      <w:lang w:val="id-ID" w:eastAsia="id-ID"/>
    </w:rPr>
  </w:style>
  <w:style w:type="character" w:styleId="UnresolvedMention">
    <w:name w:val="Unresolved Mention"/>
    <w:basedOn w:val="DefaultParagraphFont"/>
    <w:uiPriority w:val="99"/>
    <w:semiHidden/>
    <w:unhideWhenUsed/>
    <w:rsid w:val="00AB1A1B"/>
    <w:rPr>
      <w:color w:val="605E5C"/>
      <w:shd w:val="clear" w:color="auto" w:fill="E1DFDD"/>
    </w:rPr>
  </w:style>
  <w:style w:type="table" w:styleId="TableGrid">
    <w:name w:val="Table Grid"/>
    <w:basedOn w:val="TableNormal"/>
    <w:rsid w:val="00F23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8669">
      <w:bodyDiv w:val="1"/>
      <w:marLeft w:val="0"/>
      <w:marRight w:val="0"/>
      <w:marTop w:val="0"/>
      <w:marBottom w:val="0"/>
      <w:divBdr>
        <w:top w:val="none" w:sz="0" w:space="0" w:color="auto"/>
        <w:left w:val="none" w:sz="0" w:space="0" w:color="auto"/>
        <w:bottom w:val="none" w:sz="0" w:space="0" w:color="auto"/>
        <w:right w:val="none" w:sz="0" w:space="0" w:color="auto"/>
      </w:divBdr>
      <w:divsChild>
        <w:div w:id="822157117">
          <w:marLeft w:val="0"/>
          <w:marRight w:val="0"/>
          <w:marTop w:val="0"/>
          <w:marBottom w:val="0"/>
          <w:divBdr>
            <w:top w:val="none" w:sz="0" w:space="0" w:color="auto"/>
            <w:left w:val="none" w:sz="0" w:space="0" w:color="auto"/>
            <w:bottom w:val="none" w:sz="0" w:space="0" w:color="auto"/>
            <w:right w:val="none" w:sz="0" w:space="0" w:color="auto"/>
          </w:divBdr>
          <w:divsChild>
            <w:div w:id="1278483239">
              <w:marLeft w:val="0"/>
              <w:marRight w:val="0"/>
              <w:marTop w:val="0"/>
              <w:marBottom w:val="0"/>
              <w:divBdr>
                <w:top w:val="none" w:sz="0" w:space="0" w:color="auto"/>
                <w:left w:val="none" w:sz="0" w:space="0" w:color="auto"/>
                <w:bottom w:val="none" w:sz="0" w:space="0" w:color="auto"/>
                <w:right w:val="none" w:sz="0" w:space="0" w:color="auto"/>
              </w:divBdr>
            </w:div>
            <w:div w:id="1908951941">
              <w:marLeft w:val="0"/>
              <w:marRight w:val="0"/>
              <w:marTop w:val="0"/>
              <w:marBottom w:val="0"/>
              <w:divBdr>
                <w:top w:val="none" w:sz="0" w:space="0" w:color="auto"/>
                <w:left w:val="none" w:sz="0" w:space="0" w:color="auto"/>
                <w:bottom w:val="none" w:sz="0" w:space="0" w:color="auto"/>
                <w:right w:val="none" w:sz="0" w:space="0" w:color="auto"/>
              </w:divBdr>
            </w:div>
            <w:div w:id="20446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305">
      <w:bodyDiv w:val="1"/>
      <w:marLeft w:val="0"/>
      <w:marRight w:val="0"/>
      <w:marTop w:val="0"/>
      <w:marBottom w:val="0"/>
      <w:divBdr>
        <w:top w:val="none" w:sz="0" w:space="0" w:color="auto"/>
        <w:left w:val="none" w:sz="0" w:space="0" w:color="auto"/>
        <w:bottom w:val="none" w:sz="0" w:space="0" w:color="auto"/>
        <w:right w:val="none" w:sz="0" w:space="0" w:color="auto"/>
      </w:divBdr>
      <w:divsChild>
        <w:div w:id="503518113">
          <w:marLeft w:val="0"/>
          <w:marRight w:val="0"/>
          <w:marTop w:val="0"/>
          <w:marBottom w:val="0"/>
          <w:divBdr>
            <w:top w:val="none" w:sz="0" w:space="0" w:color="auto"/>
            <w:left w:val="none" w:sz="0" w:space="0" w:color="auto"/>
            <w:bottom w:val="none" w:sz="0" w:space="0" w:color="auto"/>
            <w:right w:val="none" w:sz="0" w:space="0" w:color="auto"/>
          </w:divBdr>
          <w:divsChild>
            <w:div w:id="757481877">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606495642">
              <w:marLeft w:val="0"/>
              <w:marRight w:val="0"/>
              <w:marTop w:val="0"/>
              <w:marBottom w:val="0"/>
              <w:divBdr>
                <w:top w:val="none" w:sz="0" w:space="0" w:color="auto"/>
                <w:left w:val="none" w:sz="0" w:space="0" w:color="auto"/>
                <w:bottom w:val="none" w:sz="0" w:space="0" w:color="auto"/>
                <w:right w:val="none" w:sz="0" w:space="0" w:color="auto"/>
              </w:divBdr>
            </w:div>
            <w:div w:id="2016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6536">
      <w:bodyDiv w:val="1"/>
      <w:marLeft w:val="0"/>
      <w:marRight w:val="0"/>
      <w:marTop w:val="0"/>
      <w:marBottom w:val="0"/>
      <w:divBdr>
        <w:top w:val="none" w:sz="0" w:space="0" w:color="auto"/>
        <w:left w:val="none" w:sz="0" w:space="0" w:color="auto"/>
        <w:bottom w:val="none" w:sz="0" w:space="0" w:color="auto"/>
        <w:right w:val="none" w:sz="0" w:space="0" w:color="auto"/>
      </w:divBdr>
      <w:divsChild>
        <w:div w:id="1883057202">
          <w:marLeft w:val="0"/>
          <w:marRight w:val="0"/>
          <w:marTop w:val="0"/>
          <w:marBottom w:val="0"/>
          <w:divBdr>
            <w:top w:val="none" w:sz="0" w:space="0" w:color="auto"/>
            <w:left w:val="none" w:sz="0" w:space="0" w:color="auto"/>
            <w:bottom w:val="none" w:sz="0" w:space="0" w:color="auto"/>
            <w:right w:val="none" w:sz="0" w:space="0" w:color="auto"/>
          </w:divBdr>
          <w:divsChild>
            <w:div w:id="6478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3248">
      <w:bodyDiv w:val="1"/>
      <w:marLeft w:val="0"/>
      <w:marRight w:val="0"/>
      <w:marTop w:val="0"/>
      <w:marBottom w:val="0"/>
      <w:divBdr>
        <w:top w:val="none" w:sz="0" w:space="0" w:color="auto"/>
        <w:left w:val="none" w:sz="0" w:space="0" w:color="auto"/>
        <w:bottom w:val="none" w:sz="0" w:space="0" w:color="auto"/>
        <w:right w:val="none" w:sz="0" w:space="0" w:color="auto"/>
      </w:divBdr>
      <w:divsChild>
        <w:div w:id="728261376">
          <w:marLeft w:val="0"/>
          <w:marRight w:val="0"/>
          <w:marTop w:val="0"/>
          <w:marBottom w:val="0"/>
          <w:divBdr>
            <w:top w:val="none" w:sz="0" w:space="0" w:color="auto"/>
            <w:left w:val="none" w:sz="0" w:space="0" w:color="auto"/>
            <w:bottom w:val="none" w:sz="0" w:space="0" w:color="auto"/>
            <w:right w:val="none" w:sz="0" w:space="0" w:color="auto"/>
          </w:divBdr>
          <w:divsChild>
            <w:div w:id="12693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278">
      <w:bodyDiv w:val="1"/>
      <w:marLeft w:val="0"/>
      <w:marRight w:val="0"/>
      <w:marTop w:val="0"/>
      <w:marBottom w:val="0"/>
      <w:divBdr>
        <w:top w:val="none" w:sz="0" w:space="0" w:color="auto"/>
        <w:left w:val="none" w:sz="0" w:space="0" w:color="auto"/>
        <w:bottom w:val="none" w:sz="0" w:space="0" w:color="auto"/>
        <w:right w:val="none" w:sz="0" w:space="0" w:color="auto"/>
      </w:divBdr>
      <w:divsChild>
        <w:div w:id="423109999">
          <w:marLeft w:val="0"/>
          <w:marRight w:val="0"/>
          <w:marTop w:val="0"/>
          <w:marBottom w:val="0"/>
          <w:divBdr>
            <w:top w:val="none" w:sz="0" w:space="0" w:color="auto"/>
            <w:left w:val="none" w:sz="0" w:space="0" w:color="auto"/>
            <w:bottom w:val="none" w:sz="0" w:space="0" w:color="auto"/>
            <w:right w:val="none" w:sz="0" w:space="0" w:color="auto"/>
          </w:divBdr>
          <w:divsChild>
            <w:div w:id="15582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9013">
      <w:bodyDiv w:val="1"/>
      <w:marLeft w:val="0"/>
      <w:marRight w:val="0"/>
      <w:marTop w:val="0"/>
      <w:marBottom w:val="0"/>
      <w:divBdr>
        <w:top w:val="none" w:sz="0" w:space="0" w:color="auto"/>
        <w:left w:val="none" w:sz="0" w:space="0" w:color="auto"/>
        <w:bottom w:val="none" w:sz="0" w:space="0" w:color="auto"/>
        <w:right w:val="none" w:sz="0" w:space="0" w:color="auto"/>
      </w:divBdr>
    </w:div>
    <w:div w:id="978002026">
      <w:bodyDiv w:val="1"/>
      <w:marLeft w:val="0"/>
      <w:marRight w:val="0"/>
      <w:marTop w:val="0"/>
      <w:marBottom w:val="0"/>
      <w:divBdr>
        <w:top w:val="none" w:sz="0" w:space="0" w:color="auto"/>
        <w:left w:val="none" w:sz="0" w:space="0" w:color="auto"/>
        <w:bottom w:val="none" w:sz="0" w:space="0" w:color="auto"/>
        <w:right w:val="none" w:sz="0" w:space="0" w:color="auto"/>
      </w:divBdr>
    </w:div>
    <w:div w:id="986476835">
      <w:bodyDiv w:val="1"/>
      <w:marLeft w:val="0"/>
      <w:marRight w:val="0"/>
      <w:marTop w:val="0"/>
      <w:marBottom w:val="0"/>
      <w:divBdr>
        <w:top w:val="none" w:sz="0" w:space="0" w:color="auto"/>
        <w:left w:val="none" w:sz="0" w:space="0" w:color="auto"/>
        <w:bottom w:val="none" w:sz="0" w:space="0" w:color="auto"/>
        <w:right w:val="none" w:sz="0" w:space="0" w:color="auto"/>
      </w:divBdr>
      <w:divsChild>
        <w:div w:id="1258752556">
          <w:marLeft w:val="0"/>
          <w:marRight w:val="0"/>
          <w:marTop w:val="0"/>
          <w:marBottom w:val="0"/>
          <w:divBdr>
            <w:top w:val="none" w:sz="0" w:space="0" w:color="auto"/>
            <w:left w:val="none" w:sz="0" w:space="0" w:color="auto"/>
            <w:bottom w:val="none" w:sz="0" w:space="0" w:color="auto"/>
            <w:right w:val="none" w:sz="0" w:space="0" w:color="auto"/>
          </w:divBdr>
          <w:divsChild>
            <w:div w:id="11311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3903">
      <w:bodyDiv w:val="1"/>
      <w:marLeft w:val="0"/>
      <w:marRight w:val="0"/>
      <w:marTop w:val="0"/>
      <w:marBottom w:val="0"/>
      <w:divBdr>
        <w:top w:val="none" w:sz="0" w:space="0" w:color="auto"/>
        <w:left w:val="none" w:sz="0" w:space="0" w:color="auto"/>
        <w:bottom w:val="none" w:sz="0" w:space="0" w:color="auto"/>
        <w:right w:val="none" w:sz="0" w:space="0" w:color="auto"/>
      </w:divBdr>
      <w:divsChild>
        <w:div w:id="2069838484">
          <w:marLeft w:val="0"/>
          <w:marRight w:val="0"/>
          <w:marTop w:val="0"/>
          <w:marBottom w:val="0"/>
          <w:divBdr>
            <w:top w:val="none" w:sz="0" w:space="0" w:color="auto"/>
            <w:left w:val="none" w:sz="0" w:space="0" w:color="auto"/>
            <w:bottom w:val="none" w:sz="0" w:space="0" w:color="auto"/>
            <w:right w:val="none" w:sz="0" w:space="0" w:color="auto"/>
          </w:divBdr>
          <w:divsChild>
            <w:div w:id="16818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6740">
      <w:bodyDiv w:val="1"/>
      <w:marLeft w:val="0"/>
      <w:marRight w:val="0"/>
      <w:marTop w:val="0"/>
      <w:marBottom w:val="0"/>
      <w:divBdr>
        <w:top w:val="none" w:sz="0" w:space="0" w:color="auto"/>
        <w:left w:val="none" w:sz="0" w:space="0" w:color="auto"/>
        <w:bottom w:val="none" w:sz="0" w:space="0" w:color="auto"/>
        <w:right w:val="none" w:sz="0" w:space="0" w:color="auto"/>
      </w:divBdr>
      <w:divsChild>
        <w:div w:id="1387988829">
          <w:marLeft w:val="0"/>
          <w:marRight w:val="0"/>
          <w:marTop w:val="0"/>
          <w:marBottom w:val="0"/>
          <w:divBdr>
            <w:top w:val="none" w:sz="0" w:space="0" w:color="auto"/>
            <w:left w:val="none" w:sz="0" w:space="0" w:color="auto"/>
            <w:bottom w:val="none" w:sz="0" w:space="0" w:color="auto"/>
            <w:right w:val="none" w:sz="0" w:space="0" w:color="auto"/>
          </w:divBdr>
          <w:divsChild>
            <w:div w:id="107706128">
              <w:marLeft w:val="0"/>
              <w:marRight w:val="0"/>
              <w:marTop w:val="0"/>
              <w:marBottom w:val="0"/>
              <w:divBdr>
                <w:top w:val="none" w:sz="0" w:space="0" w:color="auto"/>
                <w:left w:val="none" w:sz="0" w:space="0" w:color="auto"/>
                <w:bottom w:val="none" w:sz="0" w:space="0" w:color="auto"/>
                <w:right w:val="none" w:sz="0" w:space="0" w:color="auto"/>
              </w:divBdr>
            </w:div>
            <w:div w:id="856652047">
              <w:marLeft w:val="0"/>
              <w:marRight w:val="0"/>
              <w:marTop w:val="0"/>
              <w:marBottom w:val="0"/>
              <w:divBdr>
                <w:top w:val="none" w:sz="0" w:space="0" w:color="auto"/>
                <w:left w:val="none" w:sz="0" w:space="0" w:color="auto"/>
                <w:bottom w:val="none" w:sz="0" w:space="0" w:color="auto"/>
                <w:right w:val="none" w:sz="0" w:space="0" w:color="auto"/>
              </w:divBdr>
            </w:div>
            <w:div w:id="12039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984">
      <w:bodyDiv w:val="1"/>
      <w:marLeft w:val="0"/>
      <w:marRight w:val="0"/>
      <w:marTop w:val="0"/>
      <w:marBottom w:val="0"/>
      <w:divBdr>
        <w:top w:val="none" w:sz="0" w:space="0" w:color="auto"/>
        <w:left w:val="none" w:sz="0" w:space="0" w:color="auto"/>
        <w:bottom w:val="none" w:sz="0" w:space="0" w:color="auto"/>
        <w:right w:val="none" w:sz="0" w:space="0" w:color="auto"/>
      </w:divBdr>
      <w:divsChild>
        <w:div w:id="1917470218">
          <w:marLeft w:val="0"/>
          <w:marRight w:val="0"/>
          <w:marTop w:val="0"/>
          <w:marBottom w:val="0"/>
          <w:divBdr>
            <w:top w:val="none" w:sz="0" w:space="0" w:color="auto"/>
            <w:left w:val="none" w:sz="0" w:space="0" w:color="auto"/>
            <w:bottom w:val="none" w:sz="0" w:space="0" w:color="auto"/>
            <w:right w:val="none" w:sz="0" w:space="0" w:color="auto"/>
          </w:divBdr>
          <w:divsChild>
            <w:div w:id="4344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ncbi.nlm.nih.gov/pmc/articles/PMC4881925/" TargetMode="External"/><Relationship Id="rId89" Type="http://schemas.openxmlformats.org/officeDocument/2006/relationships/hyperlink" Target="https://www.ncbi.nlm.nih.gov/pmc/articles/PMC6456631/" TargetMode="Externa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www.nature.com/articles/s41698-020-0120-3"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pdfs.semanticscholar.org/1b3a/5a698ec834043eb850edf1daa0ebb47cc14a.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ijiepr.iust.ac.ir/files/site1/user_files_2hops2/appaji-A-10-1605-1-2d84cb2.pdf" TargetMode="External"/><Relationship Id="rId88" Type="http://schemas.openxmlformats.org/officeDocument/2006/relationships/hyperlink" Target="https://onlinelibrary.wiley.com/doi/pdfdirect/10.1111/his.13953" TargetMode="External"/><Relationship Id="rId91" Type="http://schemas.openxmlformats.org/officeDocument/2006/relationships/hyperlink" Target="https://www.slideshare.net/SebastianRuder/optimization-for-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acsjournals.onlinelibrary.wiley.com/doi/full/10.3322/caac.21583?fbclid=IwAR3lclBZrF3EvvOgE-v9JIPdSyLzijq5XvbNZGDkvmrCDF7iqnZG2SfSQJ"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www.kaggle.com/paultimothymooney/breast-histopathology-image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cs231n.github.io/neural-networks-3/"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onlinelibrary.wiley.com/doi/pdfdirect/10.1111/nhs.12345"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4600</Words>
  <Characters>26223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30762</CharactersWithSpaces>
  <SharedDoc>false</SharedDoc>
  <HLinks>
    <vt:vector size="66" baseType="variant">
      <vt:variant>
        <vt:i4>7274595</vt:i4>
      </vt:variant>
      <vt:variant>
        <vt:i4>30</vt:i4>
      </vt:variant>
      <vt:variant>
        <vt:i4>0</vt:i4>
      </vt:variant>
      <vt:variant>
        <vt:i4>5</vt:i4>
      </vt:variant>
      <vt:variant>
        <vt:lpwstr>https://cs231n.github.io/neural-networks-3/</vt:lpwstr>
      </vt:variant>
      <vt:variant>
        <vt:lpwstr/>
      </vt:variant>
      <vt:variant>
        <vt:i4>4194388</vt:i4>
      </vt:variant>
      <vt:variant>
        <vt:i4>27</vt:i4>
      </vt:variant>
      <vt:variant>
        <vt:i4>0</vt:i4>
      </vt:variant>
      <vt:variant>
        <vt:i4>5</vt:i4>
      </vt:variant>
      <vt:variant>
        <vt:lpwstr>https://www.slideshare.net/SebastianRuder/optimization-for-deep-learning</vt:lpwstr>
      </vt:variant>
      <vt:variant>
        <vt:lpwstr/>
      </vt:variant>
      <vt:variant>
        <vt:i4>1966090</vt:i4>
      </vt:variant>
      <vt:variant>
        <vt:i4>24</vt:i4>
      </vt:variant>
      <vt:variant>
        <vt:i4>0</vt:i4>
      </vt:variant>
      <vt:variant>
        <vt:i4>5</vt:i4>
      </vt:variant>
      <vt:variant>
        <vt:lpwstr>https://www.nature.com/articles/s41698-020-0120-3</vt:lpwstr>
      </vt:variant>
      <vt:variant>
        <vt:lpwstr/>
      </vt:variant>
      <vt:variant>
        <vt:i4>1048643</vt:i4>
      </vt:variant>
      <vt:variant>
        <vt:i4>21</vt:i4>
      </vt:variant>
      <vt:variant>
        <vt:i4>0</vt:i4>
      </vt:variant>
      <vt:variant>
        <vt:i4>5</vt:i4>
      </vt:variant>
      <vt:variant>
        <vt:lpwstr>https://www.ncbi.nlm.nih.gov/pmc/articles/PMC6456631/</vt:lpwstr>
      </vt:variant>
      <vt:variant>
        <vt:lpwstr/>
      </vt:variant>
      <vt:variant>
        <vt:i4>7733304</vt:i4>
      </vt:variant>
      <vt:variant>
        <vt:i4>18</vt:i4>
      </vt:variant>
      <vt:variant>
        <vt:i4>0</vt:i4>
      </vt:variant>
      <vt:variant>
        <vt:i4>5</vt:i4>
      </vt:variant>
      <vt:variant>
        <vt:lpwstr>https://onlinelibrary.wiley.com/doi/pdfdirect/10.1111/his.13953</vt:lpwstr>
      </vt:variant>
      <vt:variant>
        <vt:lpwstr/>
      </vt:variant>
      <vt:variant>
        <vt:i4>7798836</vt:i4>
      </vt:variant>
      <vt:variant>
        <vt:i4>15</vt:i4>
      </vt:variant>
      <vt:variant>
        <vt:i4>0</vt:i4>
      </vt:variant>
      <vt:variant>
        <vt:i4>5</vt:i4>
      </vt:variant>
      <vt:variant>
        <vt:lpwstr>https://onlinelibrary.wiley.com/doi/pdfdirect/10.1111/nhs.12345</vt:lpwstr>
      </vt:variant>
      <vt:variant>
        <vt:lpwstr/>
      </vt:variant>
      <vt:variant>
        <vt:i4>2097199</vt:i4>
      </vt:variant>
      <vt:variant>
        <vt:i4>12</vt:i4>
      </vt:variant>
      <vt:variant>
        <vt:i4>0</vt:i4>
      </vt:variant>
      <vt:variant>
        <vt:i4>5</vt:i4>
      </vt:variant>
      <vt:variant>
        <vt:lpwstr>https://acsjournals.onlinelibrary.wiley.com/doi/full/10.3322/caac.21583?fbclid=IwAR3lclBZrF3EvvOgE-v9JIPdSyLzijq5XvbNZGDkvmrCDF7iqnZG2SfSQJ</vt:lpwstr>
      </vt:variant>
      <vt:variant>
        <vt:lpwstr/>
      </vt:variant>
      <vt:variant>
        <vt:i4>2097250</vt:i4>
      </vt:variant>
      <vt:variant>
        <vt:i4>9</vt:i4>
      </vt:variant>
      <vt:variant>
        <vt:i4>0</vt:i4>
      </vt:variant>
      <vt:variant>
        <vt:i4>5</vt:i4>
      </vt:variant>
      <vt:variant>
        <vt:lpwstr>https://pdfs.semanticscholar.org/1b3a/5a698ec834043eb850edf1daa0ebb47cc14a.pdf</vt:lpwstr>
      </vt:variant>
      <vt:variant>
        <vt:lpwstr/>
      </vt:variant>
      <vt:variant>
        <vt:i4>1310793</vt:i4>
      </vt:variant>
      <vt:variant>
        <vt:i4>6</vt:i4>
      </vt:variant>
      <vt:variant>
        <vt:i4>0</vt:i4>
      </vt:variant>
      <vt:variant>
        <vt:i4>5</vt:i4>
      </vt:variant>
      <vt:variant>
        <vt:lpwstr>https://www.ncbi.nlm.nih.gov/pmc/articles/PMC4881925/</vt:lpwstr>
      </vt:variant>
      <vt:variant>
        <vt:lpwstr/>
      </vt:variant>
      <vt:variant>
        <vt:i4>131072</vt:i4>
      </vt:variant>
      <vt:variant>
        <vt:i4>3</vt:i4>
      </vt:variant>
      <vt:variant>
        <vt:i4>0</vt:i4>
      </vt:variant>
      <vt:variant>
        <vt:i4>5</vt:i4>
      </vt:variant>
      <vt:variant>
        <vt:lpwstr>http://ijiepr.iust.ac.ir/files/site1/user_files_2hops2/appaji-A-10-1605-1-2d84cb2.pdf</vt:lpwstr>
      </vt:variant>
      <vt:variant>
        <vt:lpwstr/>
      </vt:variant>
      <vt:variant>
        <vt:i4>3604512</vt:i4>
      </vt:variant>
      <vt:variant>
        <vt:i4>0</vt:i4>
      </vt:variant>
      <vt:variant>
        <vt:i4>0</vt:i4>
      </vt:variant>
      <vt:variant>
        <vt:i4>5</vt:i4>
      </vt:variant>
      <vt:variant>
        <vt:lpwstr>https://www.kaggle.com/paultimothymooney/breast-histopathology-images/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Angelia</cp:lastModifiedBy>
  <cp:revision>2</cp:revision>
  <dcterms:created xsi:type="dcterms:W3CDTF">2021-07-08T09:12:00Z</dcterms:created>
  <dcterms:modified xsi:type="dcterms:W3CDTF">2021-07-08T09:12:00Z</dcterms:modified>
</cp:coreProperties>
</file>